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FAD67" w14:textId="186AC0DB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bookmarkStart w:id="0" w:name="_Toc136296691"/>
      <w:r w:rsidRPr="003D31AD">
        <w:rPr>
          <w:rFonts w:ascii="Times New Roman" w:hAnsi="Times New Roman" w:cs="Times New Roman"/>
          <w:sz w:val="24"/>
        </w:rPr>
        <w:t xml:space="preserve">МИНИСТЕРСТВО НАУКИ И ВЫСШЕГО ОБРАЗОВАНИЯ РОССИЙСКОЙ ФЕДЕРАЦИИ </w:t>
      </w:r>
    </w:p>
    <w:p w14:paraId="19BFE10A" w14:textId="77777777" w:rsidR="003D31AD" w:rsidRDefault="003D31AD" w:rsidP="003D31AD">
      <w:pPr>
        <w:spacing w:after="0"/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ФЕДЕРАЛЬНОЕ ГОСУДАРСТВЕННОЕ АВТОНОМНОЕ ОБРАЗОВАТЕЛЬНОЕ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УЧРЕЖДЕНИЕ ВЫСШЕГО ОБРАЗОВАНИЯ</w:t>
      </w:r>
      <w:r>
        <w:rPr>
          <w:rFonts w:ascii="Times New Roman" w:hAnsi="Times New Roman" w:cs="Times New Roman"/>
          <w:sz w:val="24"/>
        </w:rPr>
        <w:t xml:space="preserve"> </w:t>
      </w:r>
    </w:p>
    <w:p w14:paraId="4625D010" w14:textId="415AD189" w:rsidR="003D31AD" w:rsidRPr="008B7097" w:rsidRDefault="003D31AD" w:rsidP="008B7097">
      <w:pPr>
        <w:ind w:left="1026" w:right="589" w:hanging="824"/>
        <w:jc w:val="center"/>
        <w:rPr>
          <w:rFonts w:ascii="Times New Roman" w:hAnsi="Times New Roman" w:cs="Times New Roman"/>
          <w:sz w:val="24"/>
        </w:rPr>
      </w:pPr>
      <w:r w:rsidRPr="003D31AD">
        <w:rPr>
          <w:rFonts w:ascii="Times New Roman" w:hAnsi="Times New Roman" w:cs="Times New Roman"/>
          <w:sz w:val="24"/>
        </w:rPr>
        <w:t>«НАЦИОНАЛЬНЫЙ ИССЛЕДОВАТЕЛЬСКИЙ НИЖЕГОРОДСКИЙ ГОСУДАРСТВЕННЫЙ УНИВЕРСИТЕТ</w:t>
      </w:r>
      <w:r>
        <w:rPr>
          <w:rFonts w:ascii="Times New Roman" w:hAnsi="Times New Roman" w:cs="Times New Roman"/>
          <w:sz w:val="24"/>
        </w:rPr>
        <w:t xml:space="preserve"> </w:t>
      </w:r>
      <w:r w:rsidRPr="003D31AD">
        <w:rPr>
          <w:rFonts w:ascii="Times New Roman" w:hAnsi="Times New Roman" w:cs="Times New Roman"/>
          <w:sz w:val="24"/>
        </w:rPr>
        <w:t>им. Н.И. ЛОБАЧЕВСКОГО (ННГУ)»</w:t>
      </w:r>
    </w:p>
    <w:p w14:paraId="5FB4BD93" w14:textId="2EF542E6" w:rsidR="003D31AD" w:rsidRPr="008B7097" w:rsidRDefault="003D31AD" w:rsidP="008B7097">
      <w:pPr>
        <w:pStyle w:val="affff1"/>
        <w:spacing w:before="1"/>
        <w:ind w:left="971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Химический факультет</w:t>
      </w:r>
    </w:p>
    <w:p w14:paraId="3C5F9546" w14:textId="070CD8B5" w:rsidR="003D31AD" w:rsidRPr="008B7097" w:rsidRDefault="003D31AD" w:rsidP="008B7097">
      <w:pPr>
        <w:pStyle w:val="affff1"/>
        <w:ind w:left="970" w:right="809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8B7097" w:rsidRPr="008B7097">
        <w:rPr>
          <w:rFonts w:ascii="Times New Roman" w:hAnsi="Times New Roman" w:cs="Times New Roman"/>
          <w:sz w:val="28"/>
          <w:szCs w:val="28"/>
        </w:rPr>
        <w:t>физической химии</w:t>
      </w:r>
    </w:p>
    <w:p w14:paraId="39EE6803" w14:textId="77777777" w:rsidR="003D31AD" w:rsidRPr="008B7097" w:rsidRDefault="003D31AD" w:rsidP="00B0396C">
      <w:pPr>
        <w:rPr>
          <w:rFonts w:ascii="Times New Roman" w:hAnsi="Times New Roman" w:cs="Times New Roman"/>
          <w:b/>
          <w:sz w:val="28"/>
          <w:szCs w:val="28"/>
        </w:rPr>
      </w:pPr>
      <w:r w:rsidRPr="008B7097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 (дипломная работа)</w:t>
      </w:r>
    </w:p>
    <w:p w14:paraId="0A18FCCE" w14:textId="77777777" w:rsidR="003D31AD" w:rsidRPr="008B7097" w:rsidRDefault="003D31AD" w:rsidP="003D31AD">
      <w:pPr>
        <w:pStyle w:val="affff1"/>
        <w:rPr>
          <w:rFonts w:ascii="Times New Roman" w:hAnsi="Times New Roman" w:cs="Times New Roman"/>
          <w:b/>
          <w:sz w:val="28"/>
          <w:szCs w:val="28"/>
        </w:rPr>
      </w:pPr>
    </w:p>
    <w:p w14:paraId="7BA729C6" w14:textId="77777777" w:rsidR="003D31AD" w:rsidRPr="008B7097" w:rsidRDefault="003D31AD" w:rsidP="003D31AD">
      <w:pPr>
        <w:pStyle w:val="affff1"/>
        <w:spacing w:before="6"/>
        <w:rPr>
          <w:rFonts w:ascii="Times New Roman" w:hAnsi="Times New Roman" w:cs="Times New Roman"/>
          <w:b/>
          <w:sz w:val="28"/>
          <w:szCs w:val="28"/>
        </w:rPr>
      </w:pPr>
    </w:p>
    <w:p w14:paraId="6331B308" w14:textId="5C2242E3" w:rsidR="003D31AD" w:rsidRPr="008B7097" w:rsidRDefault="003D31AD" w:rsidP="003D31AD">
      <w:pPr>
        <w:pStyle w:val="affff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8B7097">
        <w:rPr>
          <w:rFonts w:ascii="Times New Roman" w:hAnsi="Times New Roman" w:cs="Times New Roman"/>
          <w:b/>
          <w:sz w:val="36"/>
          <w:szCs w:val="28"/>
        </w:rPr>
        <w:t>Моделирование процесса полимеризации композиций ДМЭГ/бутанол, ПЭТА/бутанол и ОКМ-2/бутанол инициируемой системой о-хинон/амин</w:t>
      </w:r>
    </w:p>
    <w:p w14:paraId="6EE77AB1" w14:textId="77777777" w:rsidR="008B7097" w:rsidRPr="008B7097" w:rsidRDefault="008B7097" w:rsidP="003D31AD">
      <w:pPr>
        <w:pStyle w:val="affff1"/>
        <w:spacing w:before="7"/>
        <w:rPr>
          <w:rFonts w:ascii="Times New Roman" w:hAnsi="Times New Roman" w:cs="Times New Roman"/>
          <w:b/>
          <w:sz w:val="28"/>
          <w:szCs w:val="28"/>
        </w:rPr>
      </w:pPr>
    </w:p>
    <w:p w14:paraId="78226BF5" w14:textId="323B1966" w:rsidR="003D31AD" w:rsidRPr="008B7097" w:rsidRDefault="003D31AD" w:rsidP="008B7097">
      <w:pPr>
        <w:pStyle w:val="affff1"/>
        <w:spacing w:before="1"/>
        <w:ind w:left="5529" w:right="470" w:firstLine="81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Заведующий</w:t>
      </w:r>
      <w:r w:rsidR="008B7097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 xml:space="preserve">кафедрой: д.х.н. </w:t>
      </w:r>
      <w:r w:rsidR="008B7097">
        <w:rPr>
          <w:rFonts w:ascii="Times New Roman" w:hAnsi="Times New Roman" w:cs="Times New Roman"/>
          <w:sz w:val="28"/>
          <w:szCs w:val="28"/>
        </w:rPr>
        <w:t>Маркин</w:t>
      </w:r>
      <w:r w:rsidRPr="008B70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А.В.</w:t>
      </w:r>
    </w:p>
    <w:p w14:paraId="5B948366" w14:textId="61E99ECC" w:rsidR="003D31AD" w:rsidRPr="008B7097" w:rsidRDefault="003D31AD" w:rsidP="008B7097">
      <w:pPr>
        <w:pStyle w:val="affff1"/>
        <w:spacing w:before="89"/>
        <w:ind w:left="4962" w:right="460" w:firstLine="696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 xml:space="preserve">Научный руководитель: к.х.н., </w:t>
      </w:r>
      <w:r w:rsidRPr="008B7097">
        <w:rPr>
          <w:rFonts w:ascii="Times New Roman" w:hAnsi="Times New Roman" w:cs="Times New Roman"/>
          <w:sz w:val="28"/>
          <w:szCs w:val="28"/>
        </w:rPr>
        <w:t>Арсеньев М. В</w:t>
      </w:r>
      <w:r w:rsidRPr="008B7097">
        <w:rPr>
          <w:rFonts w:ascii="Times New Roman" w:hAnsi="Times New Roman" w:cs="Times New Roman"/>
          <w:sz w:val="28"/>
          <w:szCs w:val="28"/>
        </w:rPr>
        <w:t>.</w:t>
      </w:r>
    </w:p>
    <w:p w14:paraId="6B81C162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6BE4CAEE" w14:textId="77777777" w:rsidR="003D31AD" w:rsidRPr="008B7097" w:rsidRDefault="003D31AD" w:rsidP="008B7097">
      <w:pPr>
        <w:pStyle w:val="affff1"/>
        <w:jc w:val="right"/>
        <w:rPr>
          <w:rFonts w:ascii="Times New Roman" w:hAnsi="Times New Roman" w:cs="Times New Roman"/>
          <w:sz w:val="28"/>
          <w:szCs w:val="28"/>
        </w:rPr>
      </w:pPr>
    </w:p>
    <w:p w14:paraId="4349EFE4" w14:textId="77777777" w:rsidR="003D31AD" w:rsidRPr="008B7097" w:rsidRDefault="003D31AD" w:rsidP="008B7097">
      <w:pPr>
        <w:pStyle w:val="affff1"/>
        <w:spacing w:before="234"/>
        <w:ind w:left="4111" w:right="474" w:firstLine="1113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Исполнитель,</w:t>
      </w:r>
      <w:r w:rsidRPr="008B7097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студент 5 курса очной формы</w:t>
      </w:r>
      <w:r w:rsidRPr="008B7097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B7097">
        <w:rPr>
          <w:rFonts w:ascii="Times New Roman" w:hAnsi="Times New Roman" w:cs="Times New Roman"/>
          <w:sz w:val="28"/>
          <w:szCs w:val="28"/>
        </w:rPr>
        <w:t>обучения</w:t>
      </w:r>
    </w:p>
    <w:p w14:paraId="0684D92B" w14:textId="204A19C6" w:rsidR="003D31AD" w:rsidRPr="008B7097" w:rsidRDefault="008B7097" w:rsidP="008B7097">
      <w:pPr>
        <w:pStyle w:val="affff1"/>
        <w:spacing w:line="321" w:lineRule="exact"/>
        <w:ind w:right="472"/>
        <w:jc w:val="right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Крайнов И. О.</w:t>
      </w:r>
    </w:p>
    <w:p w14:paraId="647066F2" w14:textId="77777777" w:rsidR="003D31AD" w:rsidRPr="008B7097" w:rsidRDefault="003D31AD" w:rsidP="003D31AD">
      <w:pPr>
        <w:pStyle w:val="affff1"/>
        <w:rPr>
          <w:rFonts w:ascii="Times New Roman" w:hAnsi="Times New Roman" w:cs="Times New Roman"/>
          <w:sz w:val="28"/>
          <w:szCs w:val="28"/>
        </w:rPr>
      </w:pPr>
    </w:p>
    <w:p w14:paraId="3CFF01AF" w14:textId="325EB686" w:rsidR="003D31AD" w:rsidRDefault="003D31AD" w:rsidP="003D31AD">
      <w:pPr>
        <w:pStyle w:val="affff1"/>
        <w:spacing w:before="4"/>
        <w:rPr>
          <w:rFonts w:ascii="Times New Roman" w:hAnsi="Times New Roman" w:cs="Times New Roman"/>
          <w:sz w:val="28"/>
          <w:szCs w:val="28"/>
        </w:rPr>
      </w:pPr>
    </w:p>
    <w:p w14:paraId="797D0462" w14:textId="77777777" w:rsidR="008B7097" w:rsidRPr="008B7097" w:rsidRDefault="008B7097" w:rsidP="003D31AD">
      <w:pPr>
        <w:pStyle w:val="affff1"/>
        <w:spacing w:before="4"/>
        <w:rPr>
          <w:rFonts w:ascii="Times New Roman" w:hAnsi="Times New Roman" w:cs="Times New Roman"/>
          <w:sz w:val="28"/>
          <w:szCs w:val="28"/>
        </w:rPr>
      </w:pPr>
    </w:p>
    <w:p w14:paraId="1581CA6A" w14:textId="696DBFA9" w:rsidR="00CD7465" w:rsidRPr="008B7097" w:rsidRDefault="003D31AD" w:rsidP="008B7097">
      <w:pPr>
        <w:pStyle w:val="affff1"/>
        <w:spacing w:before="89" w:line="256" w:lineRule="auto"/>
        <w:ind w:left="4096" w:right="3931"/>
        <w:jc w:val="center"/>
        <w:rPr>
          <w:rFonts w:ascii="Times New Roman" w:hAnsi="Times New Roman" w:cs="Times New Roman"/>
          <w:sz w:val="28"/>
          <w:szCs w:val="28"/>
        </w:rPr>
      </w:pPr>
      <w:r w:rsidRPr="008B7097">
        <w:rPr>
          <w:rFonts w:ascii="Times New Roman" w:hAnsi="Times New Roman" w:cs="Times New Roman"/>
          <w:sz w:val="28"/>
          <w:szCs w:val="28"/>
        </w:rPr>
        <w:t>Нижний Новгород 2021 г.</w:t>
      </w:r>
    </w:p>
    <w:sdt>
      <w:sdtPr>
        <w:id w:val="-888955702"/>
        <w:docPartObj>
          <w:docPartGallery w:val="Table of Contents"/>
          <w:docPartUnique/>
        </w:docPartObj>
      </w:sdtPr>
      <w:sdtEndPr>
        <w:rPr>
          <w:rFonts w:eastAsia="SimSun"/>
          <w:b/>
          <w:bCs/>
          <w:caps w:val="0"/>
          <w:color w:val="auto"/>
          <w:sz w:val="28"/>
          <w:szCs w:val="28"/>
          <w:lang w:eastAsia="en-US"/>
        </w:rPr>
      </w:sdtEndPr>
      <w:sdtContent>
        <w:p w14:paraId="28D8F386" w14:textId="6B884313" w:rsidR="00CD7465" w:rsidRDefault="00CD7465" w:rsidP="00CD7465">
          <w:pPr>
            <w:pStyle w:val="12"/>
          </w:pPr>
          <w:r>
            <w:t>Оглавл</w:t>
          </w:r>
          <w:bookmarkStart w:id="1" w:name="_GoBack"/>
          <w:bookmarkEnd w:id="1"/>
          <w:r>
            <w:t>ение</w:t>
          </w:r>
        </w:p>
        <w:p w14:paraId="39856BCC" w14:textId="03ABFB80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74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746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74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708269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_Toc167708269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5385E" w14:textId="716D3A5A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0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Актуальность работы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_Toc167708270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03E05" w14:textId="62FF13CE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1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Цель работы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_Toc167708271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837C8" w14:textId="5B5C6763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2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 Задачи работы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_Toc167708272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0D80F" w14:textId="3F034223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3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_Toc167708273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DA094" w14:textId="48622568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4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Фотоинициирование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_Toc167708274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5FB3F" w14:textId="055AEAF7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5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 Активация хинона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_Toc167708275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4838A" w14:textId="77120B4E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6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 Фотовосстановление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_Toc167708276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73574" w14:textId="59612E09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7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1.3. Радикальные реакции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_Toc167708277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A6168" w14:textId="0F1B4047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8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 Фотодекарбонилирование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_Toc167708278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7AA72" w14:textId="1167D654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79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1.5. Потенциальные реакции ингибирования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_Toc167708279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2C530" w14:textId="19321784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0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1.6. Итоговая схема фотоинициирования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_Toc167708280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379E2" w14:textId="6C76FB78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1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полимеризация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_Toc167708281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7BCD3" w14:textId="4C75F33B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2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 Инициирование цепи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_Toc167708282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3CFE1" w14:textId="3447AA74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3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 Рост цепи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_Toc167708283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AD3DC" w14:textId="647CB059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4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2.3. Передача цепи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_Toc167708284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E990F" w14:textId="1EE53F75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5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2.4. Ингибирование полимеризации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_Toc167708285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28AEC" w14:textId="1BE6BD10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6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2.5. Обрыв цепи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_Toc167708286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85B98" w14:textId="7809E95F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7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2.6. Итоговая схема полимеризации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_Toc167708287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ECA95" w14:textId="61CCC35F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8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3. Описание модели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_Toc167708288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E9357" w14:textId="42F1EEF6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89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4. Диффузионные процессы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_Toc167708289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748F3" w14:textId="18C0BB52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0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4.1. Диффузия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_Toc167708290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64BAC" w14:textId="7B21AEF0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1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4.2. Зависимость диффузии от температуры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_Toc167708291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1E492" w14:textId="5A4409F2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2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4.3. Вязкость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_Toc167708292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A7BC5" w14:textId="353AFFF1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3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_Toc167708293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B2063" w14:textId="55356978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4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Численное моделирование кинетической системы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_Toc167708294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65E7D" w14:textId="0C1792D9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5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 Метод моделирования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_Toc167708295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3CA2A" w14:textId="5DB8B25E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6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 Редукция системы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_Toc167708296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F5E56" w14:textId="0693EAAB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7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1.3. Экспериментальная проверка значений констант скоростей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_Toc167708297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2E21C" w14:textId="660B049C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8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Оценка коэффициентов самодиффузии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_Toc167708298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FFA" w14:textId="0FB8CA2C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299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 Молекулярная динамика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_Toc167708299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6F8C8" w14:textId="666E38AC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0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 Нахождение вязкостей чистых мономеров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_Toc167708300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30061" w14:textId="239AC9B0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1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Результаты</w:t>
            </w:r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обсуждение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_Toc167708301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2360C" w14:textId="105F3211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2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Моделирование кинетики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_Toc167708302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035AB" w14:textId="253ACA80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3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 Редукция систем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_Toc167708303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78349" w14:textId="7E35A4DB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4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 Экспериментальная проверка редуцированной схемы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_Toc167708304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48121" w14:textId="34F97912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5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1.3. Зависимость концентраций реагирующих веществ от значения констант скоростей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_Toc167708305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AA156" w14:textId="0CE7FD61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6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 Коэффициенты самодиффузии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_Toc167708306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CC2B9E" w14:textId="71591B12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7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2.1. Плотности чистых компонентов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_Toc167708307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24242" w14:textId="06D33F3D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8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2.2. Значения коэффициентов самодиффузии про 300 К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_Toc167708308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4D376" w14:textId="1E6DE6B0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09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2.3. Зависимость коэффициентов диффузии от температуры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_Toc167708309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14EE1" w14:textId="56AC1E65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0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_Toc167708310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BCEA1" w14:textId="769545E4" w:rsidR="00CD7465" w:rsidRPr="00CD7465" w:rsidRDefault="00CD7465" w:rsidP="00CD7465">
          <w:pPr>
            <w:pStyle w:val="19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1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_Toc167708311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2B580" w14:textId="3FE7613C" w:rsidR="00CD7465" w:rsidRPr="00CD7465" w:rsidRDefault="00CD7465" w:rsidP="00CD7465">
          <w:pPr>
            <w:pStyle w:val="2f3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2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 Численное решение системы обыкновенных дифференциальных уравнений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_Toc167708312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9E67C" w14:textId="440367C5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3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1.1. Формирование системы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_Toc167708313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C0DF8" w14:textId="5C2B4833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4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1.2. Дискретизация по времени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_Toc167708314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0C4A7" w14:textId="1BD3843A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5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1.3. Линеаризация системы и итерационное решение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_Toc167708315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5012C" w14:textId="2B942E8C" w:rsidR="00CD7465" w:rsidRPr="00CD7465" w:rsidRDefault="00CD7465" w:rsidP="00CD7465">
          <w:pPr>
            <w:pStyle w:val="3c"/>
            <w:tabs>
              <w:tab w:val="right" w:leader="dot" w:pos="934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708316" w:history="1">
            <w:r w:rsidRPr="00CD7465">
              <w:rPr>
                <w:rStyle w:val="aff6"/>
                <w:rFonts w:ascii="Times New Roman" w:hAnsi="Times New Roman" w:cs="Times New Roman"/>
                <w:noProof/>
                <w:sz w:val="28"/>
                <w:szCs w:val="28"/>
              </w:rPr>
              <w:t>1.4. Решение СЛАУ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_Toc167708316 \h </w:instrTex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CD74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3276F" w14:textId="6ECA8CCB" w:rsidR="00CD7465" w:rsidRPr="00CD7465" w:rsidRDefault="00CD7465" w:rsidP="00CD7465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D746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0CD0857" w14:textId="77777777" w:rsidR="00CD7465" w:rsidRPr="00CD7465" w:rsidRDefault="00CD7465" w:rsidP="000B5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D024EC" w14:textId="51B37F43" w:rsidR="006E0612" w:rsidRPr="00782C96" w:rsidRDefault="006E0612" w:rsidP="001830AD">
      <w:pPr>
        <w:pStyle w:val="12"/>
      </w:pPr>
      <w:bookmarkStart w:id="2" w:name="_Toc167708154"/>
      <w:bookmarkStart w:id="3" w:name="_Toc167708269"/>
      <w:r w:rsidRPr="00782C96">
        <w:rPr>
          <w:rFonts w:hint="eastAsia"/>
        </w:rPr>
        <w:lastRenderedPageBreak/>
        <w:t>Введение</w:t>
      </w:r>
      <w:bookmarkEnd w:id="0"/>
      <w:bookmarkEnd w:id="2"/>
      <w:bookmarkEnd w:id="3"/>
    </w:p>
    <w:p w14:paraId="63252489" w14:textId="1B1B2FE6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фотополимеризации. </w:t>
      </w:r>
      <w:r>
        <w:t xml:space="preserve">Фотополимеризация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2F77B74" w14:textId="4D4ED7DB" w:rsidR="006E0612" w:rsidRDefault="006E0612" w:rsidP="001830AD">
      <w:pPr>
        <w:pStyle w:val="a3"/>
      </w:pPr>
      <w:r>
        <w:t xml:space="preserve">Выбор мономеров и фотоинициирующих систем определяет механизм протекания химической реакции. </w:t>
      </w:r>
      <w:r w:rsidR="00734987">
        <w:t>Ф</w:t>
      </w:r>
      <w:r>
        <w:t>отополимеризаци</w:t>
      </w:r>
      <w:r w:rsidR="00734987">
        <w:t xml:space="preserve">я </w:t>
      </w:r>
      <w:r>
        <w:t xml:space="preserve"> олигоэфир(мет)акрилатов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ацильных пероксидов или азосоединений)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полимеризуемой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</w:t>
      </w:r>
      <w:r>
        <w:lastRenderedPageBreak/>
        <w:t>физико-механические параметры полимеризуемой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6160386B" w:rsidR="006E0612" w:rsidRDefault="00734987" w:rsidP="001830AD">
      <w:pPr>
        <w:pStyle w:val="a3"/>
      </w:pPr>
      <w:r>
        <w:t>Этим обусловлен</w:t>
      </w:r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фотоинициаторов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фотополимеризации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фотоинициации,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>модель, учитывающую эти особенности фотополимеризации</w:t>
      </w:r>
      <w:r w:rsidR="006350EC">
        <w:t>.</w:t>
      </w:r>
    </w:p>
    <w:p w14:paraId="60CC53D4" w14:textId="1234CE5A" w:rsidR="006E0612" w:rsidRDefault="006E0612" w:rsidP="001830AD">
      <w:pPr>
        <w:pStyle w:val="20"/>
      </w:pPr>
      <w:bookmarkStart w:id="4" w:name="_Toc136296692"/>
      <w:bookmarkStart w:id="5" w:name="_Toc167708155"/>
      <w:bookmarkStart w:id="6" w:name="_Toc167708270"/>
      <w:r w:rsidRPr="00644CFE">
        <w:t>Актуальность</w:t>
      </w:r>
      <w:r>
        <w:t xml:space="preserve"> работы</w:t>
      </w:r>
      <w:bookmarkEnd w:id="4"/>
      <w:bookmarkEnd w:id="5"/>
      <w:bookmarkEnd w:id="6"/>
    </w:p>
    <w:p w14:paraId="19B8D777" w14:textId="2C9455B3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r w:rsidR="00D65AD5">
        <w:t xml:space="preserve">фотополимеризации </w:t>
      </w:r>
      <w:r w:rsidR="006E0612">
        <w:t xml:space="preserve">имеет множество применений как в научной, так и в технической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r w:rsidR="006E0612" w:rsidRPr="0022550E">
        <w:t>квазиминутной</w:t>
      </w:r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</w:t>
      </w:r>
      <w:r w:rsidR="006516FF">
        <w:t xml:space="preserve"> </w:t>
      </w:r>
      <w:r w:rsidR="006E0612"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</w:t>
      </w:r>
      <w:r w:rsidR="006E0612">
        <w:lastRenderedPageBreak/>
        <w:t xml:space="preserve">изготовление микрожидкостных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Фотополимеризация также применяется в </w:t>
      </w:r>
      <w:r w:rsidR="006E0612" w:rsidRPr="00E77C5A">
        <w:t>оптике</w:t>
      </w:r>
      <w:r w:rsidR="006E0612">
        <w:t xml:space="preserve">, </w:t>
      </w:r>
      <w:r w:rsidR="006E0612" w:rsidRPr="00E77C5A">
        <w:t>медицине</w:t>
      </w:r>
      <w:r w:rsidR="006E0612">
        <w:t xml:space="preserve">, </w:t>
      </w:r>
      <w:r w:rsidR="006E0612" w:rsidRPr="00E77C5A">
        <w:t>полиграфии</w:t>
      </w:r>
      <w:r w:rsidR="006E0612">
        <w:t>,</w:t>
      </w:r>
      <w:r w:rsidR="006E0612" w:rsidRPr="00B27AD4">
        <w:t xml:space="preserve"> </w:t>
      </w:r>
      <w:r w:rsidR="006E0612" w:rsidRPr="00E77C5A">
        <w:t>оптоэлектро</w:t>
      </w:r>
      <w:r w:rsidR="006E0612">
        <w:t>н</w:t>
      </w:r>
      <w:r w:rsidR="006E0612" w:rsidRPr="00E77C5A">
        <w:t>ике</w:t>
      </w:r>
      <w:r w:rsidR="006E0612">
        <w:t xml:space="preserve">. </w:t>
      </w:r>
      <w:r w:rsidR="006E0612" w:rsidRPr="00B65979">
        <w:t>Метод фотоинициируемой радикальной полимеризации популярен</w:t>
      </w:r>
      <w:r w:rsidR="006E0612">
        <w:t xml:space="preserve"> еще и</w:t>
      </w:r>
      <w:r w:rsidR="006E0612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фотополимеризующихся композиций, содержащих олигоэфир(мет)акрилаты в качестве основы, — это стереолитография</w:t>
      </w:r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>. Естественно, сами ф</w:t>
      </w:r>
      <w:r w:rsidR="006E0612" w:rsidRPr="00BB3F1E">
        <w:t xml:space="preserve">отоинициаторы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5BA7E85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>молекулярные фотоинициаторы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>активные центра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>
        <w:t xml:space="preserve">нужно чтобы фотоинициаторы </w:t>
      </w:r>
      <w:r w:rsidRPr="00BB3F1E">
        <w:lastRenderedPageBreak/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метакрилатные, которые могут участвовать в последующих химических реакциях полимеризации. </w:t>
      </w:r>
      <w:r>
        <w:t xml:space="preserve">Одним из применяемых фотоинициаторов, позволяющих проводить полимеризацию в толстых слоях являются о-бензохиноны. </w:t>
      </w:r>
      <w:r w:rsidRPr="00B72113">
        <w:t>Системы на основе о-бензохинонов</w:t>
      </w:r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полимеризационноспособные)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451F77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о-бензохинонов</w:t>
      </w:r>
      <w:r>
        <w:t xml:space="preserve"> для получения желаемого эффекта, найти наилучшее строение фотоинициатор</w:t>
      </w:r>
      <w:r w:rsidR="0002676D">
        <w:t>а</w:t>
      </w:r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7" w:name="_Toc136296693"/>
      <w:bookmarkStart w:id="8" w:name="_Toc167708156"/>
      <w:bookmarkStart w:id="9" w:name="_Toc167708271"/>
      <w:r>
        <w:t>Цель работы</w:t>
      </w:r>
      <w:bookmarkEnd w:id="7"/>
      <w:bookmarkEnd w:id="8"/>
      <w:bookmarkEnd w:id="9"/>
    </w:p>
    <w:p w14:paraId="6B9546DE" w14:textId="37AB55A8" w:rsidR="009F5E5B" w:rsidRP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работы является</w:t>
      </w:r>
      <w:r w:rsidR="00D65AD5">
        <w:t xml:space="preserve"> </w:t>
      </w:r>
      <w:r w:rsidR="00D65AD5" w:rsidRPr="00C27ED1">
        <w:t xml:space="preserve">построение математической модели фотополимеризации олигоэфир(мет)акрилатов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фотоинициирования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10" w:name="_Toc136296694"/>
      <w:bookmarkStart w:id="11" w:name="_Toc167708157"/>
      <w:bookmarkStart w:id="12" w:name="_Toc167708272"/>
      <w:r>
        <w:t>Задачи работы</w:t>
      </w:r>
      <w:bookmarkEnd w:id="10"/>
      <w:bookmarkEnd w:id="11"/>
      <w:bookmarkEnd w:id="12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lastRenderedPageBreak/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1830AD">
      <w:pPr>
        <w:pStyle w:val="12"/>
      </w:pPr>
      <w:bookmarkStart w:id="13" w:name="_Toc136296695"/>
      <w:bookmarkStart w:id="14" w:name="_Toc167708158"/>
      <w:bookmarkStart w:id="15" w:name="_Toc167708273"/>
      <w:r>
        <w:lastRenderedPageBreak/>
        <w:t xml:space="preserve">Литературный </w:t>
      </w:r>
      <w:r w:rsidRPr="009143C3">
        <w:t>обзор</w:t>
      </w:r>
      <w:bookmarkEnd w:id="13"/>
      <w:bookmarkEnd w:id="14"/>
      <w:bookmarkEnd w:id="15"/>
    </w:p>
    <w:p w14:paraId="00E0C612" w14:textId="0E2312CD" w:rsidR="00E14C24" w:rsidRDefault="004E2653" w:rsidP="001830AD">
      <w:pPr>
        <w:pStyle w:val="a3"/>
      </w:pPr>
      <w:bookmarkStart w:id="16" w:name="_Hlk134744164"/>
      <w:r>
        <w:t>Ход реакции фотополимеризации</w:t>
      </w:r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>но и свойствами фотоинициирующей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изме</w:t>
      </w:r>
      <w:r w:rsidR="009D29C4">
        <w:t>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bookmarkStart w:id="17" w:name="_Toc167708159"/>
      <w:bookmarkStart w:id="18" w:name="_Toc167708274"/>
      <w:r w:rsidR="00EE0C78">
        <w:t>Ф</w:t>
      </w:r>
      <w:r w:rsidR="008209BC">
        <w:t>отоинициировани</w:t>
      </w:r>
      <w:r w:rsidR="00EE0C78">
        <w:t>е</w:t>
      </w:r>
      <w:bookmarkEnd w:id="17"/>
      <w:bookmarkEnd w:id="18"/>
    </w:p>
    <w:p w14:paraId="42FED408" w14:textId="09DF81E6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>, изучается уже около ста лет. Эта реакция привлекает внимание как с</w:t>
      </w:r>
      <w:ins w:id="19" w:author="Maxim Arsenyev" w:date="2024-05-26T11:06:00Z">
        <w:r w:rsidR="00CF17DD">
          <w:t xml:space="preserve"> </w:t>
        </w:r>
      </w:ins>
      <w:r w:rsidR="00CF17DD">
        <w:t>практической</w:t>
      </w:r>
      <w:r w:rsidR="00CF17DD" w:rsidRPr="00EB3250">
        <w:t xml:space="preserve"> </w:t>
      </w:r>
      <w:r w:rsidRPr="00EB3250">
        <w:t xml:space="preserve">точки зрения </w:t>
      </w:r>
      <w:r>
        <w:t xml:space="preserve">- </w:t>
      </w:r>
      <w:r w:rsidRPr="00EB3250">
        <w:t>фотоинициированн</w:t>
      </w:r>
      <w:r>
        <w:t>ие</w:t>
      </w:r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фотовозбужденной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17302D">
        <w:t xml:space="preserve">Схема </w:t>
      </w:r>
      <w:r w:rsidR="0017302D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CD7465" w:rsidRPr="00B431C8" w:rsidRDefault="00CD7465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20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0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CD7465" w:rsidRPr="00B431C8" w:rsidRDefault="00CD7465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1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1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22" w:name="_Hlk134744241"/>
      <w:bookmarkStart w:id="23" w:name="_Toc167708160"/>
      <w:bookmarkStart w:id="24" w:name="_Toc167708275"/>
      <w:bookmarkEnd w:id="16"/>
      <w:r>
        <w:t>Активация хинона</w:t>
      </w:r>
      <w:bookmarkEnd w:id="23"/>
      <w:bookmarkEnd w:id="24"/>
    </w:p>
    <w:p w14:paraId="7A0ACC48" w14:textId="015FD3CD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CD7465" w:rsidRPr="009D6F1E" w:rsidRDefault="00CD7465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25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0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CD7465" w:rsidRPr="009D6F1E" w:rsidRDefault="00CD7465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26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B512574" w:rsidR="00DA335D" w:rsidRDefault="00DA335D" w:rsidP="003007F1">
      <w:pPr>
        <w:pStyle w:val="a3"/>
      </w:pPr>
      <w:r w:rsidRPr="003007F1">
        <w:rPr>
          <w:rStyle w:val="a9"/>
        </w:rPr>
        <w:t xml:space="preserve">Молекула фотоакцептора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интеркомбинационная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бензофенонов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 xml:space="preserve"> ;</w:t>
      </w:r>
      <w:r w:rsidRPr="003007F1">
        <w:rPr>
          <w:rStyle w:val="a9"/>
        </w:rPr>
        <w:t xml:space="preserve"> тетрахлор-бензохинона-1,4 (пара-хлоранила)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бензофенона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фотовозбужденного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r w:rsidRPr="004601CE">
        <w:lastRenderedPageBreak/>
        <w:t>бирадикальн</w:t>
      </w:r>
      <w:r>
        <w:t>ое</w:t>
      </w:r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 xml:space="preserve">. Низшим возбужденным состоянием большинства пара-бензохинонов и камфорохинона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При этом константа скорости дезактивации триплетов о-бензохинонов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75ECAD1D" w:rsidR="00100834" w:rsidRDefault="00100834" w:rsidP="002B2A8D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1 степени и </w:t>
      </w:r>
      <w:r>
        <w:t>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17302D">
        <w:t>(</w:t>
      </w:r>
      <w:r w:rsidR="0017302D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6E341DAA" w:rsidR="00100834" w:rsidRDefault="00100834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A2452B" w14:textId="3446ECE0" w:rsidR="00E6456F" w:rsidRPr="00E6456F" w:rsidRDefault="00D70601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0981D72" w14:textId="53068828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42A82161" w14:textId="56838B68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67279316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17302D">
        <w:t>(</w:t>
      </w:r>
      <w:r w:rsidR="0017302D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2D24B064" w:rsidR="009A05F8" w:rsidRDefault="009A05F8" w:rsidP="001830AD">
            <w:pPr>
              <w:pStyle w:val="a3"/>
            </w:pPr>
            <w:bookmarkStart w:id="27" w:name="_Ref16645376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bookmarkEnd w:id="27"/>
            <w:r>
              <w:t>)</w:t>
            </w:r>
          </w:p>
        </w:tc>
      </w:tr>
    </w:tbl>
    <w:p w14:paraId="318B487C" w14:textId="0DFF890F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 xml:space="preserve">), можно вывести </w:t>
      </w:r>
      <w:r w:rsidR="00CF3100">
        <w:lastRenderedPageBreak/>
        <w:t>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монохроматичн</w:t>
      </w:r>
      <w:r w:rsidR="00EC7F7A">
        <w:t>ым</w:t>
      </w:r>
      <w:r w:rsidR="005B5CB4">
        <w:t xml:space="preserve"> свет</w:t>
      </w:r>
      <w:r w:rsidR="00EC7F7A">
        <w:t>ов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D3E67A1" w:rsidR="00CF3100" w:rsidRDefault="00CF3100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1830AD">
      <w:pPr>
        <w:pStyle w:val="31"/>
      </w:pPr>
      <w:bookmarkStart w:id="28" w:name="_Toc136296698"/>
      <w:bookmarkStart w:id="29" w:name="_Toc167708161"/>
      <w:bookmarkStart w:id="30" w:name="_Toc167708276"/>
      <w:bookmarkEnd w:id="22"/>
      <w:r>
        <w:t>Фотовосстановление</w:t>
      </w:r>
      <w:bookmarkEnd w:id="28"/>
      <w:bookmarkEnd w:id="29"/>
      <w:bookmarkEnd w:id="30"/>
    </w:p>
    <w:p w14:paraId="3388F72D" w14:textId="6817B1B5" w:rsidR="003D2F42" w:rsidRDefault="00DA335D" w:rsidP="001830AD">
      <w:pPr>
        <w:pStyle w:val="a3"/>
      </w:pPr>
      <w:bookmarkStart w:id="31" w:name="_Hlk134744485"/>
      <w:r>
        <w:t xml:space="preserve">В присутствии Н-доноров (пирокатехинов и диэтиланилина)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r w:rsidR="00CF17DD">
        <w:t>атома</w:t>
      </w:r>
      <w:r w:rsidR="00B93AB1">
        <w:t xml:space="preserve"> </w:t>
      </w:r>
      <w:r>
        <w:t>водорода от молекул донор</w:t>
      </w:r>
      <w:r w:rsidR="00CF17DD">
        <w:t>а</w:t>
      </w:r>
      <w:r>
        <w:t xml:space="preserve"> водорода </w:t>
      </w:r>
      <w:r w:rsidR="00CF17DD">
        <w:t>–</w:t>
      </w:r>
      <w:r>
        <w:t xml:space="preserve"> DH</w:t>
      </w:r>
      <w:r w:rsidR="00CF17DD">
        <w:t>, в ходе которой</w:t>
      </w:r>
      <w:r>
        <w:t xml:space="preserve"> </w:t>
      </w:r>
      <w:r w:rsidR="00CF17DD">
        <w:t xml:space="preserve">образуются </w:t>
      </w:r>
      <w:r>
        <w:t>семихиноновы</w:t>
      </w:r>
      <w:ins w:id="32" w:author="Maxim Arsenyev" w:date="2024-05-26T11:08:00Z">
        <w:r w:rsidR="00CF17DD">
          <w:t>е</w:t>
        </w:r>
      </w:ins>
      <w:del w:id="33" w:author="Maxim Arsenyev" w:date="2024-05-26T11:08:00Z">
        <w:r w:rsidDel="00CF17DD">
          <w:delText>х</w:delText>
        </w:r>
      </w:del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оксифеноксильны</w:t>
      </w:r>
      <w:r w:rsidR="00CF17DD">
        <w:t>е</w:t>
      </w:r>
      <w:r>
        <w:t xml:space="preserve"> 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>радикал</w:t>
      </w:r>
      <w:r w:rsidR="00CF17DD">
        <w:t>ы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о-хононов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D5F21C8" w:rsidR="00FE49F6" w:rsidRDefault="00CF17DD" w:rsidP="001830AD">
      <w:pPr>
        <w:pStyle w:val="a3"/>
        <w:rPr>
          <w:noProof/>
        </w:rPr>
      </w:pPr>
      <w:r>
        <w:t>Д</w:t>
      </w:r>
      <w:r w:rsidR="00DA335D">
        <w:t xml:space="preserve">ля </w:t>
      </w:r>
      <w:r>
        <w:t xml:space="preserve">механизма </w:t>
      </w:r>
      <w:r w:rsidR="00DA335D">
        <w:t>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17302D">
        <w:t xml:space="preserve">Схема </w:t>
      </w:r>
      <w:r w:rsidR="0017302D">
        <w:rPr>
          <w:noProof/>
        </w:rPr>
        <w:t>3</w:t>
      </w:r>
      <w:r w:rsidR="0062091C">
        <w:fldChar w:fldCharType="end"/>
      </w:r>
      <w:r w:rsidR="0062091C">
        <w:t>)</w:t>
      </w:r>
      <w:r w:rsidR="00DA335D">
        <w:t>,</w:t>
      </w:r>
      <w:r>
        <w:t xml:space="preserve"> характерная для карбонильных соединений. Т</w:t>
      </w:r>
      <w:r w:rsidR="00DA335D">
        <w:t>акой механизм предполагался</w:t>
      </w:r>
      <w:r>
        <w:t xml:space="preserve"> и</w:t>
      </w:r>
      <w:r w:rsidR="00DA335D">
        <w:t xml:space="preserve"> </w:t>
      </w:r>
      <w:r>
        <w:t xml:space="preserve">другими </w:t>
      </w:r>
      <w:r w:rsidR="00DA335D">
        <w:t xml:space="preserve">авторами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 w:rsidR="00DA335D">
            <w:fldChar w:fldCharType="separate"/>
          </w:r>
          <w:r w:rsidR="00983B76">
            <w:t>[19, 26, 27]</w:t>
          </w:r>
          <w:r w:rsidR="00DA335D">
            <w:fldChar w:fldCharType="end"/>
          </w:r>
        </w:sdtContent>
      </w:sdt>
      <w:r>
        <w:t xml:space="preserve"> и</w:t>
      </w:r>
      <w:r w:rsidR="00DA335D">
        <w:t xml:space="preserve"> </w:t>
      </w:r>
      <w:r w:rsidR="00DA335D" w:rsidRPr="00F5283F">
        <w:t xml:space="preserve">был доказан методом пикосекундного </w:t>
      </w:r>
      <w:r w:rsidR="00DA335D" w:rsidRPr="00F5283F">
        <w:lastRenderedPageBreak/>
        <w:t>фотолиза</w:t>
      </w:r>
      <w:r>
        <w:t xml:space="preserve"> на примере</w:t>
      </w:r>
      <w:r w:rsidR="00DA335D" w:rsidRPr="00F5283F">
        <w:t xml:space="preserve"> системы бензофенон - N,N-диметиланилин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="00DA335D"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="00DA335D" w:rsidRPr="00F5283F">
            <w:fldChar w:fldCharType="separate"/>
          </w:r>
          <w:r w:rsidR="00983B76">
            <w:t>[28–30]</w:t>
          </w:r>
          <w:r w:rsidR="00DA335D" w:rsidRPr="00F5283F">
            <w:fldChar w:fldCharType="end"/>
          </w:r>
        </w:sdtContent>
      </w:sdt>
      <w:ins w:id="34" w:author="Maxim Arsenyev" w:date="2024-05-26T11:10:00Z">
        <w:r>
          <w:t>.</w:t>
        </w:r>
      </w:ins>
      <w:del w:id="35" w:author="Maxim Arsenyev" w:date="2024-05-26T11:10:00Z">
        <w:r w:rsidR="00DA335D" w:rsidDel="00CF17DD">
          <w:delText>,</w:delText>
        </w:r>
      </w:del>
      <w:r w:rsidR="00DA335D">
        <w:t xml:space="preserve"> выводы можно обобщить и на систему о-бензохинон - амин</w:t>
      </w:r>
      <w:r w:rsidR="00DA335D"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CD7465" w:rsidRPr="00596DA9" w:rsidRDefault="00CD7465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36" w:name="_Ref134726767"/>
                            <w:bookmarkStart w:id="37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36"/>
                            <w:r>
                              <w:t>. Цепочка реакций последовательного переноса водорода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CD7465" w:rsidRPr="00596DA9" w:rsidRDefault="00CD7465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38" w:name="_Ref134726767"/>
                      <w:bookmarkStart w:id="39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38"/>
                      <w:r>
                        <w:t>. Цепочка реакций последовательного переноса водорода</w:t>
                      </w:r>
                      <w:bookmarkEnd w:id="39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>, имеет тот же смысл, что и термин «триплетный эксиплекс»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25989F23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фотоакцептора, которую для фотоакцепторов, являющихся производными </w:t>
      </w:r>
      <w:r w:rsidR="00DA335D">
        <w:lastRenderedPageBreak/>
        <w:t>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>определяется red/ox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17302D">
        <w:t xml:space="preserve">Схема </w:t>
      </w:r>
      <w:r w:rsidR="0017302D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r w:rsidR="00DA335D" w:rsidRPr="00106DFE">
        <w:t>бензофенон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>приводит к образованию сольватированной контактной ион-радикальной пары, состоящей из анион–радикала бензофенона и катион–радикала N,N-диметиланилина</w:t>
      </w:r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17302D">
        <w:t xml:space="preserve">Схема </w:t>
      </w:r>
      <w:r w:rsidR="0017302D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17302D">
        <w:t xml:space="preserve">Схема </w:t>
      </w:r>
      <w:r w:rsidR="0017302D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r w:rsidR="00DA335D" w:rsidRPr="003908B4">
        <w:t xml:space="preserve">пирролохинолинхинон –бензиловый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электронодонорных заместителей в молекулу фотоакцептора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17302D">
        <w:t xml:space="preserve">Рисунок </w:t>
      </w:r>
      <w:r w:rsidR="0017302D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CD7465" w:rsidRPr="005756CC" w:rsidRDefault="00CD7465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CD7465" w:rsidRPr="005756CC" w:rsidRDefault="00CD7465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34CD11EA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CE1D95" w:rsidR="00CD7465" w:rsidRPr="00814C1C" w:rsidRDefault="00CD7465" w:rsidP="005559F4">
                              <w:pPr>
                                <w:pStyle w:val="af2"/>
                              </w:pPr>
                              <w:bookmarkStart w:id="40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0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3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CE1D95" w:rsidR="00CD7465" w:rsidRPr="00814C1C" w:rsidRDefault="00CD7465" w:rsidP="005559F4">
                        <w:pPr>
                          <w:pStyle w:val="af2"/>
                        </w:pPr>
                        <w:bookmarkStart w:id="41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1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сольватно-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21D4B1EC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 xml:space="preserve">ых радикалов образуются </w:t>
      </w:r>
      <w:r w:rsidR="00200CB7" w:rsidRPr="00E303DB">
        <w:t>оксифеноксильн</w:t>
      </w:r>
      <w:r w:rsidR="00200CB7">
        <w:t>ые,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17302D">
        <w:t xml:space="preserve">Схема </w:t>
      </w:r>
      <w:r w:rsidR="0017302D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.5pt;height:56pt" o:ole="">
            <v:imagedata r:id="rId14" o:title=""/>
          </v:shape>
          <o:OLEObject Type="Embed" ProgID="ChemDraw.Document.6.0" ShapeID="_x0000_i1025" DrawAspect="Content" ObjectID="_1778322098" r:id="rId15"/>
        </w:object>
      </w:r>
    </w:p>
    <w:p w14:paraId="0142561B" w14:textId="5B922600" w:rsidR="002D16A1" w:rsidRPr="002D16A1" w:rsidRDefault="00D365B1" w:rsidP="00FF2C14">
      <w:pPr>
        <w:pStyle w:val="af2"/>
      </w:pPr>
      <w:bookmarkStart w:id="42" w:name="_Ref135240340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4</w:t>
      </w:r>
      <w:r>
        <w:rPr>
          <w:noProof/>
        </w:rPr>
        <w:fldChar w:fldCharType="end"/>
      </w:r>
      <w:bookmarkEnd w:id="42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DEDA188" w:rsidR="0035661D" w:rsidRDefault="003C4B53" w:rsidP="001830AD">
      <w:pPr>
        <w:pStyle w:val="a2"/>
      </w:pPr>
      <w:r>
        <w:t>Т</w:t>
      </w:r>
      <w:r w:rsidR="00E63F19" w:rsidRPr="009D32C9">
        <w:t>ушение возбужденного состояния бензофенона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r w:rsidR="00E63F19" w:rsidRPr="00106DFE">
        <w:t>бензофенон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дурохинон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17302D">
        <w:t xml:space="preserve">Схема </w:t>
      </w:r>
      <w:r w:rsidR="0017302D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r w:rsidR="007110E7" w:rsidRPr="00106DFE">
        <w:t>бензофенон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4829BE8C" w:rsidR="00FA3293" w:rsidRPr="009E6AC9" w:rsidRDefault="00FA3293" w:rsidP="001420AE">
      <w:pPr>
        <w:pStyle w:val="a3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17302D">
        <w:t xml:space="preserve">Схема </w:t>
      </w:r>
      <w:r w:rsidR="0017302D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2BE91F5A" w:rsidR="009E6AC9" w:rsidRPr="00FA3293" w:rsidRDefault="009E6AC9" w:rsidP="009E6AC9">
      <w:pPr>
        <w:pStyle w:val="af2"/>
        <w:jc w:val="both"/>
      </w:pPr>
      <w:bookmarkStart w:id="43" w:name="_Ref16727013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5</w:t>
      </w:r>
      <w:r>
        <w:rPr>
          <w:noProof/>
        </w:rPr>
        <w:fldChar w:fldCharType="end"/>
      </w:r>
      <w:bookmarkEnd w:id="43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51E695D5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8F779E">
        <w:t>, в данном случае - пирокатехинами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17302D">
        <w:t xml:space="preserve">Схема </w:t>
      </w:r>
      <w:r w:rsidR="0017302D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pt;height:56.5pt" o:ole="">
            <v:imagedata r:id="rId17" o:title=""/>
          </v:shape>
          <o:OLEObject Type="Embed" ProgID="ChemDraw.Document.6.0" ShapeID="_x0000_i1026" DrawAspect="Content" ObjectID="_1778322099" r:id="rId18"/>
        </w:object>
      </w:r>
    </w:p>
    <w:p w14:paraId="0C354F47" w14:textId="60E006B2" w:rsidR="002D16A1" w:rsidRPr="002D16A1" w:rsidRDefault="002D16A1" w:rsidP="00FF2C14">
      <w:pPr>
        <w:pStyle w:val="af2"/>
      </w:pPr>
      <w:bookmarkStart w:id="44" w:name="_Ref16551740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6</w:t>
      </w:r>
      <w:r>
        <w:rPr>
          <w:noProof/>
        </w:rPr>
        <w:fldChar w:fldCharType="end"/>
      </w:r>
      <w:bookmarkEnd w:id="44"/>
      <w:r>
        <w:t xml:space="preserve">. Реакция тушения триплетного хинона </w:t>
      </w:r>
      <w:bookmarkStart w:id="45" w:name="_Hlk167704749"/>
      <w:r w:rsidR="008F779E">
        <w:t>пирокатехином</w:t>
      </w:r>
      <w:bookmarkEnd w:id="45"/>
    </w:p>
    <w:p w14:paraId="7BFC1F3C" w14:textId="0B983A50" w:rsidR="00E62F68" w:rsidRDefault="00AF29CC" w:rsidP="001830AD">
      <w:pPr>
        <w:pStyle w:val="a3"/>
      </w:pPr>
      <w:r>
        <w:lastRenderedPageBreak/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17302D" w:rsidRPr="00BD5502">
        <w:t xml:space="preserve">Рисунок </w:t>
      </w:r>
      <w:r w:rsidR="0017302D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электронодонорной способности </w:t>
      </w:r>
      <w:r w:rsidR="008F779E">
        <w:t>пирокатехина</w:t>
      </w:r>
      <w:r w:rsidR="008F779E" w:rsidRPr="00CE69BE">
        <w:t xml:space="preserve">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</w:t>
      </w:r>
      <w:r w:rsidR="008F779E">
        <w:t>фенола</w:t>
      </w:r>
      <w:r w:rsidR="00DA335D" w:rsidRPr="00CE69BE">
        <w:t>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</w:t>
      </w:r>
      <w:r w:rsidR="008F779E">
        <w:t>фенольными соединениями</w:t>
      </w:r>
      <w:r w:rsidR="000F7A86">
        <w:t xml:space="preserve">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17302D" w:rsidRPr="00BD5502">
        <w:t xml:space="preserve">Рисунок </w:t>
      </w:r>
      <w:r w:rsidR="0017302D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антантрона,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электронодонорных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CD7465" w:rsidRPr="00F36813" w:rsidRDefault="00CD7465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CD7465" w:rsidRPr="00F36813" w:rsidRDefault="00CD7465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CD7465" w:rsidRPr="00F36813" w:rsidRDefault="00CD7465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CD7465" w:rsidRPr="00F36813" w:rsidRDefault="00CD7465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63C539C" w:rsidR="00CD7465" w:rsidRPr="007848E7" w:rsidRDefault="00CD7465" w:rsidP="005559F4">
                                        <w:pPr>
                                          <w:pStyle w:val="af2"/>
                                        </w:pPr>
                                        <w:bookmarkStart w:id="46" w:name="_Ref135206479"/>
                                        <w:bookmarkStart w:id="47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46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47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63C539C" w:rsidR="00CD7465" w:rsidRPr="007848E7" w:rsidRDefault="00CD7465" w:rsidP="005559F4">
                                  <w:pPr>
                                    <w:pStyle w:val="af2"/>
                                  </w:pPr>
                                  <w:bookmarkStart w:id="48" w:name="_Ref135206479"/>
                                  <w:bookmarkStart w:id="49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48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49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4D847B07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>
                    <w:fldChar w:fldCharType="begin"/>
                  </w:r>
                  <w:r>
                    <w:instrText xml:space="preserve"> SEQ Рисунок \* ARABIC </w:instrText>
                  </w:r>
                  <w:r>
                    <w:fldChar w:fldCharType="separate"/>
                  </w:r>
                  <w:r w:rsidR="0017302D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lg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>в бинарных смесях толуол — динонилфталат и толуол — гексадека</w:t>
                  </w:r>
                  <w:r w:rsidR="004E010E">
                    <w:t>н</w:t>
                  </w:r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20DBD8A5" w:rsidR="00DA335D" w:rsidRDefault="00934B5D" w:rsidP="008F41B4">
      <w:pPr>
        <w:pStyle w:val="a3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17302D" w:rsidRPr="00BD5502">
        <w:t xml:space="preserve">Рисунок </w:t>
      </w:r>
      <w:r w:rsidR="0017302D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8F779E">
        <w:rPr>
          <w:noProof/>
        </w:rPr>
        <w:t xml:space="preserve">, что применимо и для </w:t>
      </w:r>
      <w:r w:rsidR="008F779E">
        <w:t>пирокатехинов.</w:t>
      </w:r>
    </w:p>
    <w:p w14:paraId="097FB26A" w14:textId="07E1BBB6" w:rsidR="00FA3293" w:rsidRPr="00FA3293" w:rsidRDefault="00FA3293" w:rsidP="008F41B4">
      <w:pPr>
        <w:pStyle w:val="a3"/>
        <w:rPr>
          <w:i/>
        </w:rPr>
      </w:pPr>
      <w:r w:rsidRPr="00FA3293">
        <w:lastRenderedPageBreak/>
        <w:t xml:space="preserve">При отсутствии добавки </w:t>
      </w:r>
      <w:r w:rsidR="008F779E">
        <w:t>пирокатехина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 w:rsidR="008F779E">
        <w:t>,</w:t>
      </w:r>
      <w:r>
        <w:rPr>
          <w:iCs/>
        </w:rPr>
        <w:t xml:space="preserve">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50" w:name="_Toc136296699"/>
      <w:bookmarkStart w:id="51" w:name="_Toc167708162"/>
      <w:bookmarkStart w:id="52" w:name="_Toc167708277"/>
      <w:bookmarkEnd w:id="31"/>
      <w:r>
        <w:t>Радикальные реакции</w:t>
      </w:r>
      <w:bookmarkEnd w:id="50"/>
      <w:bookmarkEnd w:id="51"/>
      <w:bookmarkEnd w:id="52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>Образование фенолэфира</w:t>
      </w:r>
    </w:p>
    <w:p w14:paraId="5E601BC9" w14:textId="5D4E7BF5" w:rsidR="00DA335D" w:rsidRPr="005F03F8" w:rsidRDefault="00DA335D" w:rsidP="001830AD">
      <w:pPr>
        <w:pStyle w:val="a3"/>
      </w:pPr>
      <w:r w:rsidRPr="00E303DB">
        <w:t>Отрыв фотовозбужденной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оксифеноксильного и </w:t>
      </w:r>
      <w:r>
        <w:t xml:space="preserve">аминометильного </w:t>
      </w:r>
      <w:r w:rsidRPr="00E303DB">
        <w:t>ради</w:t>
      </w:r>
      <w:r w:rsidRPr="002D37FE">
        <w:t xml:space="preserve">калов. Они могут рекомбинировать и </w:t>
      </w:r>
      <w:r>
        <w:t>формировать</w:t>
      </w:r>
      <w:r w:rsidRPr="002D37FE">
        <w:t xml:space="preserve"> фенолэфир,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6pt;height:80pt" o:ole="">
            <v:imagedata r:id="rId21" o:title=""/>
          </v:shape>
          <o:OLEObject Type="Embed" ProgID="ChemDraw.Document.6.0" ShapeID="_x0000_i1027" DrawAspect="Content" ObjectID="_1778322100" r:id="rId22"/>
        </w:object>
      </w:r>
    </w:p>
    <w:p w14:paraId="1ABAE0A5" w14:textId="242E0B76" w:rsidR="00500807" w:rsidRDefault="00DA335D" w:rsidP="00F36813">
      <w:pPr>
        <w:pStyle w:val="af2"/>
      </w:pPr>
      <w:bookmarkStart w:id="53" w:name="_Ref13532925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7</w:t>
      </w:r>
      <w:r>
        <w:rPr>
          <w:noProof/>
        </w:rPr>
        <w:fldChar w:fldCharType="end"/>
      </w:r>
      <w:bookmarkEnd w:id="53"/>
      <w:r>
        <w:t>. Механизм образования фенолэфира.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семихиноновых радикалов, поэтому эта реакция должна быть учтена при расчете концентраций компонентов в ходе процесса фотовосставновления. </w:t>
      </w:r>
    </w:p>
    <w:p w14:paraId="4280E275" w14:textId="6A991C94" w:rsidR="008C6339" w:rsidRDefault="008C6339" w:rsidP="001830AD">
      <w:pPr>
        <w:pStyle w:val="1"/>
      </w:pPr>
      <w:r>
        <w:t>Распад фенолэфира</w:t>
      </w:r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темновой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29568FDA" w:rsidR="00182F8F" w:rsidRDefault="008C6339" w:rsidP="001830AD">
      <w:pPr>
        <w:pStyle w:val="a3"/>
      </w:pPr>
      <w:r w:rsidRPr="00FA2D51">
        <w:lastRenderedPageBreak/>
        <w:t>Степень устойчивости фенолэфиров</w:t>
      </w:r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трет-бутильной группы на метильную группу или протон в положении 3 хиноидного кольца значительно снижает скорость распада фенолэфиров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3,5-ди-т</w:t>
      </w:r>
      <w:r w:rsidR="00CF17DD">
        <w:t>рет</w:t>
      </w:r>
      <w:r w:rsidR="00182F8F" w:rsidRPr="00513A12">
        <w:t xml:space="preserve">-бутил-о-бензохинона и </w:t>
      </w:r>
      <w:r w:rsidR="00182F8F" w:rsidRPr="00513A12">
        <w:rPr>
          <w:lang w:val="en-US"/>
        </w:rPr>
        <w:t>n</w:t>
      </w:r>
      <w:r w:rsidR="00182F8F" w:rsidRPr="00513A12">
        <w:t xml:space="preserve">-Br-DMA);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</w:t>
      </w:r>
      <w:r w:rsidR="00CF17DD">
        <w:t>рет</w:t>
      </w:r>
      <w:r w:rsidR="00182F8F" w:rsidRPr="00513A12">
        <w:t xml:space="preserve">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-Br-DMA</w:t>
      </w:r>
      <w:r w:rsidR="00182F8F" w:rsidRPr="002E50FC">
        <w:t>)</w:t>
      </w:r>
    </w:p>
    <w:p w14:paraId="293B3A3B" w14:textId="1C7375F5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фенолэфиры</w:t>
      </w:r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r w:rsidR="00A14AF9">
        <w:t>гетеролитическ</w:t>
      </w:r>
      <w:r>
        <w:t>им</w:t>
      </w:r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17302D">
        <w:t xml:space="preserve">Схема </w:t>
      </w:r>
      <w:r w:rsidR="0017302D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.35pt;height:68pt" o:ole="">
            <v:imagedata r:id="rId23" o:title=""/>
          </v:shape>
          <o:OLEObject Type="Embed" ProgID="ChemDraw.Document.6.0" ShapeID="_x0000_i1028" DrawAspect="Content" ObjectID="_1778322101" r:id="rId24"/>
        </w:object>
      </w:r>
    </w:p>
    <w:p w14:paraId="5437CB0F" w14:textId="5C95CBE8" w:rsidR="008C6339" w:rsidRPr="008C6339" w:rsidRDefault="00B5342D" w:rsidP="00F36813">
      <w:pPr>
        <w:pStyle w:val="af2"/>
      </w:pPr>
      <w:bookmarkStart w:id="54" w:name="_Ref16552496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8</w:t>
      </w:r>
      <w:r>
        <w:rPr>
          <w:noProof/>
        </w:rPr>
        <w:fldChar w:fldCharType="end"/>
      </w:r>
      <w:bookmarkEnd w:id="54"/>
      <w:r w:rsidRPr="008C6339">
        <w:t>.</w:t>
      </w:r>
      <w:r>
        <w:t xml:space="preserve"> Механизм распада фенолэфира</w:t>
      </w:r>
    </w:p>
    <w:p w14:paraId="70442384" w14:textId="38E262B0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17302D">
        <w:t xml:space="preserve">Рисунок </w:t>
      </w:r>
      <w:r w:rsidR="0017302D">
        <w:rPr>
          <w:noProof/>
        </w:rPr>
        <w:t>4</w:t>
      </w:r>
      <w:r w:rsidR="00446081">
        <w:fldChar w:fldCharType="end"/>
      </w:r>
      <w:r>
        <w:t>) приведены константы распада некоторых фенолэфиров</w:t>
      </w:r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65pt;height:250pt" o:ole="">
            <v:imagedata r:id="rId25" o:title=""/>
          </v:shape>
          <o:OLEObject Type="Embed" ProgID="ChemDraw.Document.6.0" ShapeID="_x0000_i1029" DrawAspect="Content" ObjectID="_1778322102" r:id="rId26"/>
        </w:object>
      </w:r>
    </w:p>
    <w:p w14:paraId="7A48FE7A" w14:textId="6801C625" w:rsidR="00E35DFB" w:rsidRDefault="00446081" w:rsidP="00446081">
      <w:pPr>
        <w:pStyle w:val="af2"/>
      </w:pPr>
      <w:bookmarkStart w:id="55" w:name="_Ref1657624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4</w:t>
      </w:r>
      <w:r>
        <w:rPr>
          <w:noProof/>
        </w:rPr>
        <w:fldChar w:fldCharType="end"/>
      </w:r>
      <w:bookmarkEnd w:id="55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r>
        <w:t>Не смотря на то, что образование фенолэфира – основная реакция гибели семихиноновых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r w:rsidR="00B20030">
        <w:t xml:space="preserve">Диспропорционирование </w:t>
      </w:r>
      <w:r w:rsidR="00B20030" w:rsidRPr="00E303DB">
        <w:t>оксифеноксильных радикалов</w:t>
      </w:r>
    </w:p>
    <w:p w14:paraId="30870FB3" w14:textId="173D73F1" w:rsidR="004016A9" w:rsidRPr="004E010E" w:rsidRDefault="00DA335D" w:rsidP="001830AD">
      <w:pPr>
        <w:pStyle w:val="a3"/>
      </w:pPr>
      <w:r w:rsidRPr="00E303DB">
        <w:t>Также возможна реакция диспропорционирования оксифеноксильных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термоинициирования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оксифеноксильные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орто-бензохинонов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темновом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r w:rsidR="006E0737" w:rsidRPr="00513A12">
        <w:t xml:space="preserve">Диспропорционирование оксифеноксильных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17302D">
        <w:t xml:space="preserve">Схема </w:t>
      </w:r>
      <w:r w:rsidR="0017302D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>инетика исчезновения оксифеноксильных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2pt;height:53.35pt" o:ole="">
            <v:imagedata r:id="rId27" o:title=""/>
          </v:shape>
          <o:OLEObject Type="Embed" ProgID="ChemDraw.Document.6.0" ShapeID="_x0000_i1030" DrawAspect="Content" ObjectID="_1778322103" r:id="rId28"/>
        </w:object>
      </w:r>
    </w:p>
    <w:p w14:paraId="1E0DD42F" w14:textId="7FE6FBAE" w:rsidR="004016A9" w:rsidRDefault="004016A9" w:rsidP="00513A12">
      <w:pPr>
        <w:pStyle w:val="af2"/>
      </w:pPr>
      <w:bookmarkStart w:id="56" w:name="_Ref135206354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9</w:t>
      </w:r>
      <w:r>
        <w:rPr>
          <w:noProof/>
        </w:rPr>
        <w:fldChar w:fldCharType="end"/>
      </w:r>
      <w:bookmarkEnd w:id="56"/>
      <w:r>
        <w:t>. Фотовосстановление хинонов в присутствии пирокатехинов.</w:t>
      </w:r>
    </w:p>
    <w:p w14:paraId="010CD34A" w14:textId="4D05BD27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оксифеноксильных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17302D" w:rsidRPr="003D089E">
        <w:t xml:space="preserve">Таблица </w:t>
      </w:r>
      <w:r w:rsidR="0017302D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CD7465" w:rsidRPr="003D089E" w:rsidRDefault="00CD7465" w:rsidP="005559F4">
                            <w:pPr>
                              <w:pStyle w:val="af2"/>
                            </w:pPr>
                            <w:bookmarkStart w:id="57" w:name="_Ref135124116"/>
                            <w:bookmarkStart w:id="58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57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CD7465" w:rsidRPr="003D089E" w:rsidRDefault="00CD7465" w:rsidP="005559F4">
                      <w:pPr>
                        <w:pStyle w:val="af2"/>
                      </w:pPr>
                      <w:bookmarkStart w:id="59" w:name="_Ref135124116"/>
                      <w:bookmarkStart w:id="60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59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60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р-Бензохинон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 — пропанол</w:t>
                  </w:r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Дурохинон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Хлоранил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Витамин Кз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3FD3CDA6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17302D">
        <w:t xml:space="preserve">Схема </w:t>
      </w:r>
      <w:r w:rsidR="0017302D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60EE1F23" w:rsidR="0091350D" w:rsidRDefault="0091350D" w:rsidP="0091350D">
      <w:pPr>
        <w:pStyle w:val="af2"/>
        <w:jc w:val="both"/>
      </w:pPr>
      <w:bookmarkStart w:id="61" w:name="_Ref16727084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10</w:t>
      </w:r>
      <w:r>
        <w:rPr>
          <w:noProof/>
        </w:rPr>
        <w:fldChar w:fldCharType="end"/>
      </w:r>
      <w:bookmarkEnd w:id="61"/>
      <w:r>
        <w:t xml:space="preserve">. Сокращенная схема диспропорционирования </w:t>
      </w:r>
      <w:r w:rsidRPr="00E303DB">
        <w:t>оксифеноксильных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050E5AD8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11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-диметилацетамида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1CDAC625" w:rsidR="0018078D" w:rsidRDefault="0018078D" w:rsidP="0018078D">
      <w:pPr>
        <w:pStyle w:val="af2"/>
      </w:pPr>
      <w:bookmarkStart w:id="62" w:name="_Ref16576694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11</w:t>
      </w:r>
      <w:r>
        <w:rPr>
          <w:noProof/>
        </w:rPr>
        <w:fldChar w:fldCharType="end"/>
      </w:r>
      <w:bookmarkEnd w:id="62"/>
      <w:r>
        <w:t>. Реакции "гибели" метиламильных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63" w:name="_Toc136296701"/>
      <w:bookmarkStart w:id="64" w:name="_Hlk167705257"/>
      <w:bookmarkStart w:id="65" w:name="_Toc167708163"/>
      <w:bookmarkStart w:id="66" w:name="_Toc167708278"/>
      <w:r>
        <w:lastRenderedPageBreak/>
        <w:t>Фото</w:t>
      </w:r>
      <w:bookmarkEnd w:id="63"/>
      <w:r w:rsidR="00F869F6">
        <w:t>декарбонилирование</w:t>
      </w:r>
      <w:bookmarkEnd w:id="64"/>
      <w:bookmarkEnd w:id="65"/>
      <w:bookmarkEnd w:id="66"/>
    </w:p>
    <w:p w14:paraId="583E3FE7" w14:textId="7FCB65CE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бензольных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о-бензохинонов приводят к декарбонилированию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12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12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фотодимеризация двух молекул замещённого бицикло[3.1.0]гекс-3-еп-2,6-диона. </w:t>
      </w:r>
      <w:r w:rsidRPr="0020194D">
        <w:t>Следовательно, фотолитическое декарбонилирование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>На первом этапе фотовозбужденная молекула о-хинона перегруппируется из</w:t>
      </w:r>
      <w:r>
        <w:t xml:space="preserve"> </w:t>
      </w:r>
      <w:r w:rsidRPr="0020194D">
        <w:t>циклогексадиендионового кольца в соответствующий бицикло[3.1.0]гекс-3-ен-2,6-дион. На втором этапе происходит выброс СО из циклопропанового фрагмента и формирование конечного продукта - замещённого циклопентадиенона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циклопентадиенона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коснтанта скорости, описывающая процесс фоторербонилирования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.65pt;height:260pt" o:ole="">
            <v:imagedata r:id="rId31" o:title=""/>
          </v:shape>
          <o:OLEObject Type="Embed" ProgID="ChemDraw.Document.6.0" ShapeID="_x0000_i1031" DrawAspect="Content" ObjectID="_1778322104" r:id="rId32"/>
        </w:object>
      </w:r>
    </w:p>
    <w:p w14:paraId="452419C5" w14:textId="02FF0161" w:rsidR="00DA335D" w:rsidRDefault="00DA335D" w:rsidP="005559F4">
      <w:pPr>
        <w:pStyle w:val="af2"/>
      </w:pPr>
      <w:bookmarkStart w:id="67" w:name="_Ref13499650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12</w:t>
      </w:r>
      <w:r>
        <w:rPr>
          <w:noProof/>
        </w:rPr>
        <w:fldChar w:fldCharType="end"/>
      </w:r>
      <w:bookmarkEnd w:id="67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bookmarkStart w:id="68" w:name="_Toc167708164"/>
      <w:bookmarkStart w:id="69" w:name="_Toc167708279"/>
      <w:r>
        <w:t>Потенциальные реакции ингибирования</w:t>
      </w:r>
      <w:bookmarkEnd w:id="68"/>
      <w:bookmarkEnd w:id="69"/>
    </w:p>
    <w:p w14:paraId="7BC0F7B1" w14:textId="368AA1D3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r w:rsidR="002213E8">
        <w:t>оксифеноксильными</w:t>
      </w:r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семихиноляты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17302D">
        <w:t xml:space="preserve">Схема </w:t>
      </w:r>
      <w:r w:rsidR="0017302D">
        <w:rPr>
          <w:noProof/>
        </w:rPr>
        <w:t>13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триэтиламину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5pt;height:56pt" o:ole="">
            <v:imagedata r:id="rId33" o:title=""/>
          </v:shape>
          <o:OLEObject Type="Embed" ProgID="ChemDraw.Document.6.0" ShapeID="_x0000_i1032" DrawAspect="Content" ObjectID="_1778322105" r:id="rId34"/>
        </w:object>
      </w:r>
    </w:p>
    <w:p w14:paraId="40D7FCA0" w14:textId="4E28EABA" w:rsidR="002213E8" w:rsidRPr="00B5342D" w:rsidRDefault="002213E8" w:rsidP="002213E8">
      <w:pPr>
        <w:pStyle w:val="af2"/>
      </w:pPr>
      <w:bookmarkStart w:id="70" w:name="_Ref135051676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13</w:t>
      </w:r>
      <w:r>
        <w:rPr>
          <w:noProof/>
        </w:rPr>
        <w:fldChar w:fldCharType="end"/>
      </w:r>
      <w:bookmarkEnd w:id="70"/>
      <w:r>
        <w:t>. Взаимодействие оксифеноксильных радикалов с амином</w:t>
      </w:r>
    </w:p>
    <w:p w14:paraId="39036E20" w14:textId="1F12D43D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семихиноне по сравнению с оксифеноксилом. Это может препятствовать рекомбинации радикалов семихинона и увеличивать вероятность реакции диспропорционирования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14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1.5pt" o:ole="">
            <v:imagedata r:id="rId35" o:title=""/>
          </v:shape>
          <o:OLEObject Type="Embed" ProgID="ChemDraw.Document.6.0" ShapeID="_x0000_i1033" DrawAspect="Content" ObjectID="_1778322106" r:id="rId36"/>
        </w:object>
      </w:r>
    </w:p>
    <w:p w14:paraId="30FCA991" w14:textId="4C9FD68E" w:rsidR="00FA12B7" w:rsidRDefault="002213E8" w:rsidP="00A15277">
      <w:pPr>
        <w:pStyle w:val="af2"/>
      </w:pPr>
      <w:bookmarkStart w:id="71" w:name="_Ref13505231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14</w:t>
      </w:r>
      <w:r>
        <w:rPr>
          <w:noProof/>
        </w:rPr>
        <w:fldChar w:fldCharType="end"/>
      </w:r>
      <w:bookmarkEnd w:id="71"/>
      <w:r>
        <w:t xml:space="preserve">. Реакция образования пирокатехина при взаимодействии </w:t>
      </w:r>
      <w:r w:rsidRPr="000758F9">
        <w:t>семихонового</w:t>
      </w:r>
      <w:r>
        <w:t xml:space="preserve"> радикала с амином</w:t>
      </w:r>
    </w:p>
    <w:p w14:paraId="2AF6DEE7" w14:textId="6B37DFF9" w:rsidR="00684106" w:rsidRPr="00684106" w:rsidRDefault="00684106" w:rsidP="00684106">
      <w:pPr>
        <w:pStyle w:val="a3"/>
        <w:rPr>
          <w:b/>
        </w:rPr>
      </w:pPr>
      <w:r>
        <w:t xml:space="preserve">Из-за малой концентрации семихиноновых радикалов данная реакция не рассматривается в кинетической схеме для </w:t>
      </w:r>
      <w:commentRangeStart w:id="72"/>
      <w:r>
        <w:t>производных</w:t>
      </w:r>
      <w:commentRangeEnd w:id="72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72"/>
      </w:r>
      <w:r>
        <w:t xml:space="preserve"> диметиланилина.</w:t>
      </w:r>
    </w:p>
    <w:p w14:paraId="7650AC13" w14:textId="660C31E2" w:rsidR="00DA335D" w:rsidRDefault="00C42BB9" w:rsidP="001830AD">
      <w:pPr>
        <w:pStyle w:val="31"/>
      </w:pPr>
      <w:bookmarkStart w:id="73" w:name="_Toc167708165"/>
      <w:bookmarkStart w:id="74" w:name="_Toc167708280"/>
      <w:r>
        <w:t>Итоговая схема фотоинициирования</w:t>
      </w:r>
      <w:bookmarkEnd w:id="73"/>
      <w:bookmarkEnd w:id="74"/>
    </w:p>
    <w:p w14:paraId="0FE64A65" w14:textId="39486E08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17302D">
        <w:t xml:space="preserve">Схема </w:t>
      </w:r>
      <w:r w:rsidR="0017302D">
        <w:rPr>
          <w:noProof/>
        </w:rPr>
        <w:t>15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17302D">
        <w:t xml:space="preserve">Схема </w:t>
      </w:r>
      <w:r w:rsidR="0017302D">
        <w:rPr>
          <w:noProof/>
        </w:rPr>
        <w:t>16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0E4CD67C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CA68183" w:rsidR="00FF4A28" w:rsidRDefault="00227EB8" w:rsidP="00227EB8">
      <w:pPr>
        <w:pStyle w:val="af2"/>
      </w:pPr>
      <w:bookmarkStart w:id="75" w:name="_Ref165752291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15</w:t>
      </w:r>
      <w:r>
        <w:rPr>
          <w:noProof/>
        </w:rPr>
        <w:fldChar w:fldCharType="end"/>
      </w:r>
      <w:bookmarkEnd w:id="75"/>
      <w:r>
        <w:t>. Полная схема фотоиницирования</w:t>
      </w:r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3AB0A006" w:rsidR="008B1786" w:rsidRPr="008B1786" w:rsidRDefault="00EE0C78" w:rsidP="008B1786">
      <w:pPr>
        <w:pStyle w:val="af2"/>
      </w:pPr>
      <w:bookmarkStart w:id="76" w:name="_Ref16575231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16</w:t>
      </w:r>
      <w:r>
        <w:rPr>
          <w:noProof/>
        </w:rPr>
        <w:fldChar w:fldCharType="end"/>
      </w:r>
      <w:bookmarkEnd w:id="76"/>
      <w:r>
        <w:t>. Сокращенная схема фотоинициирования</w:t>
      </w:r>
    </w:p>
    <w:p w14:paraId="72CF4A8E" w14:textId="6042E67B" w:rsidR="00D536A7" w:rsidRDefault="008209BC" w:rsidP="001830AD">
      <w:pPr>
        <w:pStyle w:val="20"/>
      </w:pPr>
      <w:bookmarkStart w:id="77" w:name="_Toc167708166"/>
      <w:bookmarkStart w:id="78" w:name="_Toc167708281"/>
      <w:r>
        <w:t>полимеризаци</w:t>
      </w:r>
      <w:r w:rsidR="00A15277">
        <w:t>я</w:t>
      </w:r>
      <w:bookmarkEnd w:id="77"/>
      <w:bookmarkEnd w:id="78"/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свободнорадикальную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фотополимеризации,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фотоинициация,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фотополимеризации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bookmarkStart w:id="79" w:name="_Toc167708167"/>
      <w:bookmarkStart w:id="80" w:name="_Toc167708282"/>
      <w:r>
        <w:lastRenderedPageBreak/>
        <w:t>Инициирование</w:t>
      </w:r>
      <w:r w:rsidR="008209BC">
        <w:t xml:space="preserve"> цепи</w:t>
      </w:r>
      <w:bookmarkEnd w:id="79"/>
      <w:bookmarkEnd w:id="80"/>
    </w:p>
    <w:p w14:paraId="05BACC75" w14:textId="7225EFD3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17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0797BA12" w:rsidR="006E5223" w:rsidRPr="008508B7" w:rsidRDefault="006E5223" w:rsidP="00AC3632">
      <w:pPr>
        <w:pStyle w:val="af2"/>
      </w:pPr>
      <w:bookmarkStart w:id="81" w:name="_Ref165669038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17</w:t>
      </w:r>
      <w:r>
        <w:rPr>
          <w:noProof/>
        </w:rPr>
        <w:fldChar w:fldCharType="end"/>
      </w:r>
      <w:bookmarkEnd w:id="81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bookmarkStart w:id="82" w:name="_Toc167708168"/>
      <w:bookmarkStart w:id="83" w:name="_Toc167708283"/>
      <w:r>
        <w:t>Рост цепи</w:t>
      </w:r>
      <w:bookmarkEnd w:id="82"/>
      <w:bookmarkEnd w:id="83"/>
    </w:p>
    <w:p w14:paraId="219D4F1C" w14:textId="4C33D8E5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17302D">
        <w:t xml:space="preserve">Схема </w:t>
      </w:r>
      <w:r w:rsidR="0017302D">
        <w:rPr>
          <w:noProof/>
        </w:rPr>
        <w:t>18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78DAE052" w:rsidR="00D776E6" w:rsidRPr="00D776E6" w:rsidRDefault="00D776E6" w:rsidP="00AC3632">
      <w:pPr>
        <w:pStyle w:val="af2"/>
      </w:pPr>
      <w:bookmarkStart w:id="84" w:name="_Ref16568331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18</w:t>
      </w:r>
      <w:r>
        <w:rPr>
          <w:noProof/>
        </w:rPr>
        <w:fldChar w:fldCharType="end"/>
      </w:r>
      <w:bookmarkEnd w:id="84"/>
      <w:r>
        <w:t>. Реакции роста цепи</w:t>
      </w:r>
    </w:p>
    <w:p w14:paraId="4A36C8A5" w14:textId="68715839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17302D">
        <w:t xml:space="preserve">Схема </w:t>
      </w:r>
      <w:r w:rsidR="0017302D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76101FF3" w:rsidR="00070F4C" w:rsidRPr="001E6D54" w:rsidRDefault="00070F4C" w:rsidP="00070F4C">
      <w:pPr>
        <w:pStyle w:val="af2"/>
        <w:jc w:val="both"/>
      </w:pPr>
      <w:bookmarkStart w:id="85" w:name="_Ref16727114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19</w:t>
      </w:r>
      <w:r>
        <w:rPr>
          <w:noProof/>
        </w:rPr>
        <w:fldChar w:fldCharType="end"/>
      </w:r>
      <w:bookmarkEnd w:id="85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bookmarkStart w:id="86" w:name="_Toc167708169"/>
      <w:bookmarkStart w:id="87" w:name="_Toc167708284"/>
      <w:r>
        <w:t>Передача</w:t>
      </w:r>
      <w:r w:rsidR="009B2BB1">
        <w:t xml:space="preserve"> цепи</w:t>
      </w:r>
      <w:bookmarkEnd w:id="86"/>
      <w:bookmarkEnd w:id="87"/>
    </w:p>
    <w:p w14:paraId="3A720BC1" w14:textId="31BEBA87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фотополимеризации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20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20CDECDD" w:rsidR="007C162A" w:rsidRPr="005559F4" w:rsidRDefault="00FC3ECE" w:rsidP="005559F4">
      <w:pPr>
        <w:pStyle w:val="af2"/>
      </w:pPr>
      <w:bookmarkStart w:id="88" w:name="_Ref165730018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20</w:t>
      </w:r>
      <w:r>
        <w:rPr>
          <w:noProof/>
        </w:rPr>
        <w:fldChar w:fldCharType="end"/>
      </w:r>
      <w:bookmarkEnd w:id="88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89" w:name="_Toc136296702"/>
      <w:bookmarkStart w:id="90" w:name="_Toc167708170"/>
      <w:bookmarkStart w:id="91" w:name="_Toc167708285"/>
      <w:r>
        <w:t>Ингибирование полимеризации</w:t>
      </w:r>
      <w:bookmarkEnd w:id="90"/>
      <w:bookmarkEnd w:id="91"/>
      <w:r w:rsidRPr="006D4713">
        <w:t xml:space="preserve"> </w:t>
      </w:r>
    </w:p>
    <w:p w14:paraId="1BF4B7DF" w14:textId="0CC984D3" w:rsidR="006B5E8D" w:rsidRDefault="006B5E8D" w:rsidP="00D21335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системе</w:t>
      </w:r>
      <w:r w:rsidR="00CF17DD">
        <w:t>, например растворенный кислород</w:t>
      </w:r>
      <w:r w:rsidR="00F644EC">
        <w:t xml:space="preserve">. </w:t>
      </w:r>
      <w:r w:rsidR="00951D9D">
        <w:t xml:space="preserve">В данной работе не рассматривалось </w:t>
      </w:r>
      <w:r w:rsidR="00B149E8">
        <w:t>добавление</w:t>
      </w:r>
      <w:r w:rsidR="00951D9D"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>
        <w:t xml:space="preserve">еханизм </w:t>
      </w:r>
      <w:r w:rsidR="00F644EC">
        <w:t xml:space="preserve">действия </w:t>
      </w:r>
      <w:r>
        <w:t xml:space="preserve">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21</w:t>
      </w:r>
      <w:r>
        <w:fldChar w:fldCharType="end"/>
      </w:r>
      <w:r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6C7F3AD8" w:rsidR="006B5E8D" w:rsidRPr="006B5E8D" w:rsidRDefault="006B5E8D" w:rsidP="00B149E8">
      <w:pPr>
        <w:pStyle w:val="af2"/>
      </w:pPr>
      <w:bookmarkStart w:id="92" w:name="_Ref16575214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21</w:t>
      </w:r>
      <w:r>
        <w:rPr>
          <w:noProof/>
        </w:rPr>
        <w:fldChar w:fldCharType="end"/>
      </w:r>
      <w:bookmarkEnd w:id="92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бирадикалом,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93"/>
      <w:r w:rsidR="00B149E8">
        <w:t>периода</w:t>
      </w:r>
      <w:commentRangeEnd w:id="93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93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89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>полимеризацию и оксифеноксильные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>в поведении реакционной пары хинон – Н-донор делает необходимым детальное изучение реакций не только фотоинициирования, но и ингибирования радикальной полимеризации в присутствии хинонов</w:t>
      </w:r>
    </w:p>
    <w:p w14:paraId="17303FA6" w14:textId="07F626DC" w:rsidR="00D624F4" w:rsidRPr="00FF4F84" w:rsidRDefault="00D624F4" w:rsidP="0017302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>использовали программу Gaussian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ди-</w:t>
      </w:r>
      <w:r>
        <w:t>т</w:t>
      </w:r>
      <w:r w:rsidRPr="006F35F2">
        <w:t>pe</w:t>
      </w:r>
      <w:r>
        <w:t>т</w:t>
      </w:r>
      <w:r w:rsidRPr="006F35F2">
        <w:t xml:space="preserve">-бутильных производных </w:t>
      </w:r>
      <w:r>
        <w:t xml:space="preserve">- </w:t>
      </w:r>
      <w:r w:rsidRPr="006F35F2">
        <w:t>35Q и 36Q</w:t>
      </w:r>
      <w:r w:rsidR="0017302D">
        <w:t xml:space="preserve">. </w:t>
      </w:r>
      <w:r>
        <w:t xml:space="preserve">В результате кинетического анализа схемы были найдены константы </w:t>
      </w:r>
      <w:r>
        <w:lastRenderedPageBreak/>
        <w:t xml:space="preserve">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17302D">
        <w:t xml:space="preserve">Таблица </w:t>
      </w:r>
      <w:r w:rsidR="0017302D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E2EAB60" w:rsidR="00D624F4" w:rsidRDefault="00D624F4" w:rsidP="00D624F4">
      <w:pPr>
        <w:pStyle w:val="af2"/>
      </w:pPr>
      <w:bookmarkStart w:id="94" w:name="_Ref13504690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2</w:t>
      </w:r>
      <w:r>
        <w:rPr>
          <w:noProof/>
        </w:rPr>
        <w:fldChar w:fldCharType="end"/>
      </w:r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1401FFAA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17302D">
        <w:t xml:space="preserve">Таблица </w:t>
      </w:r>
      <w:r w:rsidR="0017302D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тpeт-бутильные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1F8895F8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3</w:t>
      </w:r>
      <w:r>
        <w:rPr>
          <w:noProof/>
        </w:rPr>
        <w:fldChar w:fldCharType="end"/>
      </w:r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(кДж.моль)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6F125845" w:rsidR="00D624F4" w:rsidRPr="0017302D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 xml:space="preserve">-бутильных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</w:t>
      </w:r>
      <w:r w:rsidRPr="0017302D">
        <w:t xml:space="preserve">резонансные структуры представлены на схеме ниже (см. </w:t>
      </w:r>
      <w:r w:rsidR="0017302D">
        <w:fldChar w:fldCharType="begin"/>
      </w:r>
      <w:r w:rsidR="0017302D">
        <w:instrText xml:space="preserve"> REF _Ref167702925 \h </w:instrText>
      </w:r>
      <w:r w:rsidR="0017302D">
        <w:fldChar w:fldCharType="separate"/>
      </w:r>
      <w:r w:rsidR="0017302D" w:rsidRPr="0017302D">
        <w:t xml:space="preserve">Схема </w:t>
      </w:r>
      <w:r w:rsidR="0017302D">
        <w:rPr>
          <w:noProof/>
        </w:rPr>
        <w:t>22</w:t>
      </w:r>
      <w:r w:rsidR="0017302D">
        <w:fldChar w:fldCharType="end"/>
      </w:r>
      <w:r w:rsidRPr="0017302D">
        <w:t>):</w:t>
      </w:r>
    </w:p>
    <w:p w14:paraId="5AC22512" w14:textId="77777777" w:rsidR="00D624F4" w:rsidRPr="0017302D" w:rsidRDefault="00D624F4" w:rsidP="001830AD">
      <w:pPr>
        <w:pStyle w:val="a2"/>
      </w:pPr>
      <w:r w:rsidRPr="0017302D">
        <w:object w:dxaOrig="9643" w:dyaOrig="2832" w14:anchorId="144DF11C">
          <v:shape id="_x0000_i1035" type="#_x0000_t75" style="width:468pt;height:137pt" o:ole="">
            <v:imagedata r:id="rId47" o:title=""/>
          </v:shape>
          <o:OLEObject Type="Embed" ProgID="ChemDraw.Document.6.0" ShapeID="_x0000_i1035" DrawAspect="Content" ObjectID="_1778322107" r:id="rId48"/>
        </w:object>
      </w:r>
    </w:p>
    <w:p w14:paraId="3133A700" w14:textId="0CDB9072" w:rsidR="00DB7A55" w:rsidRDefault="00D624F4" w:rsidP="00B149E8">
      <w:pPr>
        <w:pStyle w:val="af2"/>
      </w:pPr>
      <w:bookmarkStart w:id="96" w:name="_Ref167702925"/>
      <w:r w:rsidRPr="0017302D">
        <w:t xml:space="preserve">Схема </w:t>
      </w:r>
      <w:r w:rsidRPr="0017302D">
        <w:fldChar w:fldCharType="begin"/>
      </w:r>
      <w:r w:rsidRPr="0017302D">
        <w:instrText xml:space="preserve"> SEQ Схема \* ARABIC </w:instrText>
      </w:r>
      <w:r w:rsidRPr="0017302D">
        <w:fldChar w:fldCharType="separate"/>
      </w:r>
      <w:r w:rsidR="0017302D">
        <w:rPr>
          <w:noProof/>
        </w:rPr>
        <w:t>22</w:t>
      </w:r>
      <w:r w:rsidRPr="0017302D">
        <w:rPr>
          <w:noProof/>
        </w:rPr>
        <w:fldChar w:fldCharType="end"/>
      </w:r>
      <w:bookmarkEnd w:id="96"/>
      <w:r w:rsidRPr="0017302D">
        <w:t>. Резонансные структуры замещенных оксифенксильных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bookmarkStart w:id="97" w:name="_Toc167708171"/>
      <w:bookmarkStart w:id="98" w:name="_Toc167708286"/>
      <w:r>
        <w:lastRenderedPageBreak/>
        <w:t>Обрыв цепи</w:t>
      </w:r>
      <w:bookmarkEnd w:id="97"/>
      <w:bookmarkEnd w:id="98"/>
    </w:p>
    <w:p w14:paraId="75E8C60A" w14:textId="19FAE05C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>теряют свою активность</w:t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диспропорционирования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17302D">
        <w:t xml:space="preserve">Схема </w:t>
      </w:r>
      <w:r w:rsidR="0017302D">
        <w:rPr>
          <w:noProof/>
        </w:rPr>
        <w:t>23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2C513387" w:rsidR="005559F4" w:rsidRPr="005559F4" w:rsidRDefault="00D46182" w:rsidP="005559F4">
      <w:pPr>
        <w:pStyle w:val="af2"/>
      </w:pPr>
      <w:bookmarkStart w:id="99" w:name="_Ref165726300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23</w:t>
      </w:r>
      <w:r>
        <w:rPr>
          <w:noProof/>
        </w:rPr>
        <w:fldChar w:fldCharType="end"/>
      </w:r>
      <w:bookmarkEnd w:id="99"/>
      <w:r>
        <w:t>. Реакции обрыва цепи</w:t>
      </w:r>
    </w:p>
    <w:p w14:paraId="5CE03C92" w14:textId="20B42483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>механизмам рекомбинации и диспропорционирования</w:t>
      </w:r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</w:t>
      </w:r>
      <w:r w:rsidR="00B67857">
        <w:t>низковязких</w:t>
      </w:r>
      <w:r w:rsidR="00B67857" w:rsidRPr="004416A8">
        <w:t xml:space="preserve"> </w:t>
      </w:r>
      <w:r w:rsidRPr="004416A8">
        <w:t xml:space="preserve">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7E746E49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del w:id="100" w:author="Maxim Arsenyev" w:date="2024-05-26T11:18:00Z">
        <w:r w:rsidR="00832871" w:rsidRPr="00832871" w:rsidDel="00B67857">
          <w:softHyphen/>
        </w:r>
      </w:del>
      <w:r w:rsidR="00832871" w:rsidRPr="00832871">
        <w:t>чальных стадиях реакции линейные механизмы обрыва, связанные с аль</w:t>
      </w:r>
      <w:del w:id="101" w:author="Maxim Arsenyev" w:date="2024-05-26T11:18:00Z">
        <w:r w:rsidR="00832871" w:rsidRPr="00832871" w:rsidDel="00B67857">
          <w:softHyphen/>
        </w:r>
      </w:del>
      <w:r w:rsidR="00832871" w:rsidRPr="00832871">
        <w:t>тернативными реакциями макрорадикалов, реализуются, как правило, при крайне низких скоростях инициирования</w:t>
      </w:r>
      <w:r w:rsidR="0017302D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bookmarkStart w:id="102" w:name="_Toc167708172"/>
      <w:bookmarkStart w:id="103" w:name="_Toc167708287"/>
      <w:r>
        <w:t>Итоговая схема полимеризации</w:t>
      </w:r>
      <w:bookmarkEnd w:id="102"/>
      <w:bookmarkEnd w:id="103"/>
    </w:p>
    <w:p w14:paraId="7202C2CC" w14:textId="77292B7B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17302D">
        <w:t xml:space="preserve">Схема </w:t>
      </w:r>
      <w:r w:rsidR="0017302D">
        <w:rPr>
          <w:noProof/>
        </w:rPr>
        <w:t>24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17302D">
        <w:t xml:space="preserve">Схема </w:t>
      </w:r>
      <w:r w:rsidR="0017302D">
        <w:rPr>
          <w:noProof/>
        </w:rPr>
        <w:t>25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6A8542A7" w:rsidR="008209BC" w:rsidRDefault="00D87901" w:rsidP="008209BC">
      <w:pPr>
        <w:pStyle w:val="af2"/>
      </w:pPr>
      <w:bookmarkStart w:id="104" w:name="_Ref16575962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24</w:t>
      </w:r>
      <w:r>
        <w:rPr>
          <w:noProof/>
        </w:rPr>
        <w:fldChar w:fldCharType="end"/>
      </w:r>
      <w:bookmarkEnd w:id="104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0ABDCED5" w:rsidR="0000738F" w:rsidRPr="0000738F" w:rsidRDefault="0000738F" w:rsidP="0000738F">
      <w:pPr>
        <w:pStyle w:val="af2"/>
      </w:pPr>
      <w:bookmarkStart w:id="105" w:name="_Ref166810614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25</w:t>
      </w:r>
      <w:r>
        <w:rPr>
          <w:noProof/>
        </w:rPr>
        <w:fldChar w:fldCharType="end"/>
      </w:r>
      <w:bookmarkEnd w:id="105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106" w:name="_Hlk134744726"/>
      <w:bookmarkStart w:id="107" w:name="_Toc167708173"/>
      <w:bookmarkStart w:id="108" w:name="_Toc167708288"/>
      <w:r>
        <w:t>Описание модели</w:t>
      </w:r>
      <w:bookmarkEnd w:id="107"/>
      <w:bookmarkEnd w:id="108"/>
      <w:r>
        <w:t xml:space="preserve"> </w:t>
      </w:r>
    </w:p>
    <w:p w14:paraId="11672E13" w14:textId="741C343C" w:rsidR="004E2653" w:rsidRDefault="001546B8" w:rsidP="001830AD">
      <w:pPr>
        <w:pStyle w:val="a3"/>
      </w:pPr>
      <w:r>
        <w:t>Огромное влияние на процесс фотополимеризации</w:t>
      </w:r>
      <w:r w:rsidR="00B67857">
        <w:t xml:space="preserve"> и свойства конечного материала</w:t>
      </w:r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17302D">
        <w:t>(</w:t>
      </w:r>
      <w:r w:rsidR="0017302D">
        <w:rPr>
          <w:noProof/>
        </w:rPr>
        <w:t>4</w:t>
      </w:r>
      <w:r w:rsidR="0017302D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фотополимеризации</w:t>
      </w:r>
      <w:r w:rsidR="00B67857">
        <w:t xml:space="preserve"> приводит к </w:t>
      </w:r>
      <w:r w:rsidR="004E2653">
        <w:t>пространственно</w:t>
      </w:r>
      <w:r w:rsidR="00B67857">
        <w:t>му</w:t>
      </w:r>
      <w:r w:rsidR="004E2653">
        <w:t xml:space="preserve"> </w:t>
      </w:r>
      <w:r w:rsidR="00B67857">
        <w:t xml:space="preserve">распределению </w:t>
      </w:r>
      <w:r w:rsidR="004E2653">
        <w:t>показателя преломления среды</w:t>
      </w:r>
      <w:r w:rsidR="00B67857">
        <w:t>. Этот процесс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D70601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52E4FA26" w:rsidR="004E2653" w:rsidRDefault="004E2653" w:rsidP="001830AD">
            <w:pPr>
              <w:pStyle w:val="a2"/>
            </w:pPr>
            <w:bookmarkStart w:id="109" w:name="_Ref165932144"/>
            <w:bookmarkStart w:id="110" w:name="_Ref165932150"/>
            <w:r>
              <w:lastRenderedPageBreak/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109"/>
            <w:r>
              <w:t>)</w:t>
            </w:r>
            <w:bookmarkEnd w:id="110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t>Где:</w:t>
      </w:r>
    </w:p>
    <w:p w14:paraId="66AC3B34" w14:textId="6C7892A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время в с</w:t>
      </w:r>
    </w:p>
    <w:p w14:paraId="78681F44" w14:textId="36157244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D70601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>– коэффициент самодиффузии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взаимодиффузию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D70601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>коэффициент взаимодиффузи</w:t>
      </w:r>
      <w:r w:rsidR="004E2653">
        <w:t xml:space="preserve">и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58A105BD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17302D">
        <w:t>(</w:t>
      </w:r>
      <w:r w:rsidR="0017302D">
        <w:rPr>
          <w:noProof/>
        </w:rPr>
        <w:t>5</w:t>
      </w:r>
      <w:r w:rsidR="0017302D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28B32712" w:rsidR="004E2653" w:rsidRDefault="004E2653" w:rsidP="001830AD">
            <w:pPr>
              <w:pStyle w:val="a3"/>
            </w:pPr>
            <w:bookmarkStart w:id="111" w:name="_Ref165974673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11"/>
          </w:p>
        </w:tc>
      </w:tr>
    </w:tbl>
    <w:p w14:paraId="4F15830D" w14:textId="34B61AC6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Аврами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r w:rsidR="00D70601">
        <w:t>количества поглощенных фотонов</w:t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17302D">
        <w:t>(</w:t>
      </w:r>
      <w:r w:rsidR="0017302D">
        <w:rPr>
          <w:noProof/>
        </w:rPr>
        <w:t>6</w:t>
      </w:r>
      <w:r w:rsidR="0017302D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0A948836" w:rsidR="004E2653" w:rsidRDefault="004E2653" w:rsidP="001830AD">
            <w:pPr>
              <w:pStyle w:val="a3"/>
            </w:pPr>
            <w:bookmarkStart w:id="112" w:name="_Ref165932810"/>
            <w:bookmarkStart w:id="113" w:name="_Ref16593299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bookmarkStart w:id="114" w:name="_Ref165932985"/>
            <w:bookmarkEnd w:id="112"/>
            <w:r>
              <w:t>)</w:t>
            </w:r>
            <w:bookmarkEnd w:id="113"/>
            <w:bookmarkEnd w:id="114"/>
          </w:p>
        </w:tc>
      </w:tr>
    </w:tbl>
    <w:p w14:paraId="04BDF8CE" w14:textId="54F80523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17302D">
        <w:t xml:space="preserve">Рисунок </w:t>
      </w:r>
      <w:r w:rsidR="0017302D">
        <w:rPr>
          <w:noProof/>
        </w:rPr>
        <w:t>5</w:t>
      </w:r>
      <w:r>
        <w:fldChar w:fldCharType="end"/>
      </w:r>
      <w:r>
        <w:t>):</w:t>
      </w:r>
    </w:p>
    <w:bookmarkStart w:id="115" w:name="_MON_1776644984"/>
    <w:bookmarkEnd w:id="115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6" type="#_x0000_t75" style="width:308pt;height:202.65pt" o:ole="">
            <v:imagedata r:id="rId52" o:title=""/>
          </v:shape>
          <o:OLEObject Type="Embed" ProgID="Word.Picture.8" ShapeID="_x0000_i1036" DrawAspect="Content" ObjectID="_1778322108" r:id="rId53"/>
        </w:object>
      </w:r>
    </w:p>
    <w:p w14:paraId="7470C9DD" w14:textId="03222B15" w:rsidR="004E2653" w:rsidRDefault="004E2653" w:rsidP="004E2653">
      <w:pPr>
        <w:pStyle w:val="af2"/>
      </w:pPr>
      <w:bookmarkStart w:id="116" w:name="_Ref1659335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5</w:t>
      </w:r>
      <w:r>
        <w:rPr>
          <w:noProof/>
        </w:rPr>
        <w:fldChar w:fldCharType="end"/>
      </w:r>
      <w:bookmarkEnd w:id="116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>для некоторых мономеров</w:t>
      </w:r>
    </w:p>
    <w:p w14:paraId="25FD2053" w14:textId="77777777" w:rsidR="004E2653" w:rsidRDefault="004E2653" w:rsidP="001830AD">
      <w:pPr>
        <w:pStyle w:val="a2"/>
      </w:pPr>
      <w:r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620E1562" w:rsidR="004E2653" w:rsidRDefault="004E2653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>расстояние между пиками косинусоиды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косинусоиды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D70601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D70601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bookmarkStart w:id="117" w:name="_Toc167708174"/>
      <w:bookmarkStart w:id="118" w:name="_Toc167708289"/>
      <w:r>
        <w:lastRenderedPageBreak/>
        <w:t>Диффузионные процессы</w:t>
      </w:r>
      <w:bookmarkEnd w:id="117"/>
      <w:bookmarkEnd w:id="118"/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взаимодиффузии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самодиф</w:t>
      </w:r>
      <w:r w:rsidR="002E537C">
        <w:t>ф</w:t>
      </w:r>
      <w:r>
        <w:t>узии</w:t>
      </w:r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bookmarkStart w:id="119" w:name="_Toc167708175"/>
      <w:bookmarkStart w:id="120" w:name="_Toc167708290"/>
      <w:r>
        <w:t>Диффузия</w:t>
      </w:r>
      <w:bookmarkEnd w:id="119"/>
      <w:bookmarkEnd w:id="120"/>
    </w:p>
    <w:p w14:paraId="4D44292E" w14:textId="5AB153A9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установления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Фика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17302D">
        <w:t>(</w:t>
      </w:r>
      <w:r w:rsidR="0017302D">
        <w:rPr>
          <w:noProof/>
        </w:rPr>
        <w:t>8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238CB4FD" w:rsidR="004E2653" w:rsidRDefault="004E2653" w:rsidP="001830AD">
            <w:pPr>
              <w:pStyle w:val="a3"/>
            </w:pPr>
            <w:bookmarkStart w:id="121" w:name="_Ref16598367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1"/>
          </w:p>
        </w:tc>
      </w:tr>
    </w:tbl>
    <w:p w14:paraId="58457469" w14:textId="77777777" w:rsidR="004E2653" w:rsidRPr="007630C2" w:rsidRDefault="00D70601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скалярного поля 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4ED2C4ED" w:rsidR="004E2653" w:rsidRDefault="004E2653" w:rsidP="001830AD">
      <w:pPr>
        <w:pStyle w:val="a2"/>
      </w:pPr>
      <w:r>
        <w:lastRenderedPageBreak/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17302D">
        <w:t>(</w:t>
      </w:r>
      <w:r w:rsidR="0017302D">
        <w:rPr>
          <w:noProof/>
        </w:rPr>
        <w:t>9</w:t>
      </w:r>
      <w:r w:rsidR="0017302D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17302D">
        <w:t>(</w:t>
      </w:r>
      <w:r w:rsidR="0017302D">
        <w:rPr>
          <w:noProof/>
        </w:rPr>
        <w:t>10</w:t>
      </w:r>
      <w:r w:rsidR="0017302D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17302D">
        <w:t>(</w:t>
      </w:r>
      <w:r w:rsidR="0017302D">
        <w:rPr>
          <w:noProof/>
        </w:rPr>
        <w:t>9</w:t>
      </w:r>
      <w:r w:rsidR="0017302D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D70601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46FDF49B" w:rsidR="004E2653" w:rsidRDefault="004E2653" w:rsidP="001830AD">
            <w:pPr>
              <w:pStyle w:val="a3"/>
            </w:pPr>
            <w:bookmarkStart w:id="122" w:name="_Ref16598358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43228377" w14:textId="5527BA47" w:rsidR="004E2653" w:rsidRDefault="004E2653" w:rsidP="001830AD">
      <w:pPr>
        <w:pStyle w:val="a2"/>
      </w:pPr>
      <w:bookmarkStart w:id="123" w:name="_Toc154578075"/>
      <w:r>
        <w:t>Получаем 2 закон Фика</w:t>
      </w:r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17302D">
        <w:t>(</w:t>
      </w:r>
      <w:r w:rsidR="0017302D">
        <w:rPr>
          <w:noProof/>
        </w:rPr>
        <w:t>10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D70601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607407B" w:rsidR="004E2653" w:rsidRDefault="004E2653" w:rsidP="006A74F0">
            <w:pPr>
              <w:pStyle w:val="a3"/>
              <w:ind w:left="737" w:right="-950" w:firstLine="28"/>
            </w:pPr>
            <w:bookmarkStart w:id="124" w:name="_Ref16598372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4"/>
          </w:p>
        </w:tc>
      </w:tr>
    </w:tbl>
    <w:bookmarkEnd w:id="123"/>
    <w:p w14:paraId="24F5162F" w14:textId="595A31D0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Эйнштейна-Смолуховского</w:t>
      </w:r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17302D">
        <w:t>(</w:t>
      </w:r>
      <w:r w:rsidR="0017302D">
        <w:rPr>
          <w:noProof/>
        </w:rPr>
        <w:t>11</w:t>
      </w:r>
      <w:r w:rsidR="0017302D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2984EAC3" w:rsidR="004E2653" w:rsidRDefault="004E2653" w:rsidP="001830AD">
            <w:pPr>
              <w:pStyle w:val="a3"/>
            </w:pPr>
            <w:bookmarkStart w:id="125" w:name="_Ref166447897"/>
            <w:bookmarkStart w:id="126" w:name="_Ref1659839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bookmarkEnd w:id="125"/>
            <w:r>
              <w:t>)</w:t>
            </w:r>
            <w:bookmarkEnd w:id="126"/>
          </w:p>
        </w:tc>
      </w:tr>
    </w:tbl>
    <w:p w14:paraId="6DCBA9AB" w14:textId="77777777" w:rsidR="004E2653" w:rsidRDefault="004E2653" w:rsidP="001830AD">
      <w:pPr>
        <w:pStyle w:val="1"/>
      </w:pPr>
      <w:r>
        <w:t>Взаимодиффузия</w:t>
      </w:r>
    </w:p>
    <w:p w14:paraId="393903FA" w14:textId="211F12F5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Фика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17302D">
        <w:t>(</w:t>
      </w:r>
      <w:r w:rsidR="0017302D">
        <w:rPr>
          <w:noProof/>
        </w:rPr>
        <w:t>11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D70601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92F9D4A" w:rsidR="004E2653" w:rsidRDefault="004E2653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7E8FA0C" w14:textId="77777777" w:rsidR="004E2653" w:rsidRDefault="00D70601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неподвижного наблюдателя </w:t>
      </w:r>
    </w:p>
    <w:p w14:paraId="1FCD7D4C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669A6981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17302D">
        <w:t>(</w:t>
      </w:r>
      <w:r w:rsidR="0017302D">
        <w:rPr>
          <w:noProof/>
        </w:rPr>
        <w:t>13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D70601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D70601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17BBD01F" w:rsidR="004E2653" w:rsidRDefault="004E2653" w:rsidP="001830AD">
            <w:pPr>
              <w:pStyle w:val="a3"/>
            </w:pPr>
            <w:bookmarkStart w:id="127" w:name="_Ref16601491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14:paraId="1292751B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5329CB86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17302D">
        <w:t>(</w:t>
      </w:r>
      <w:r w:rsidR="0017302D">
        <w:rPr>
          <w:noProof/>
        </w:rPr>
        <w:t>14</w:t>
      </w:r>
      <w:r w:rsidR="0017302D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17302D">
        <w:t>(</w:t>
      </w:r>
      <w:r w:rsidR="0017302D">
        <w:rPr>
          <w:noProof/>
        </w:rPr>
        <w:t>13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D70601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6602237F" w:rsidR="004E2653" w:rsidRDefault="004E2653" w:rsidP="001830AD">
            <w:pPr>
              <w:pStyle w:val="a3"/>
            </w:pPr>
            <w:bookmarkStart w:id="128" w:name="_Ref166015715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8"/>
          </w:p>
        </w:tc>
      </w:tr>
    </w:tbl>
    <w:p w14:paraId="7828ADC1" w14:textId="77777777" w:rsidR="004E2653" w:rsidRDefault="00D70601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5C0F5D5D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17302D">
        <w:t>(</w:t>
      </w:r>
      <w:r w:rsidR="0017302D">
        <w:rPr>
          <w:noProof/>
        </w:rPr>
        <w:t>15</w:t>
      </w:r>
      <w:r w:rsidR="0017302D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17302D">
        <w:t>(</w:t>
      </w:r>
      <w:r w:rsidR="0017302D">
        <w:rPr>
          <w:noProof/>
        </w:rPr>
        <w:t>13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97AA1FB" w:rsidR="004E2653" w:rsidRDefault="004E2653" w:rsidP="001830AD">
            <w:pPr>
              <w:pStyle w:val="a3"/>
            </w:pPr>
            <w:bookmarkStart w:id="129" w:name="_Ref16601586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29"/>
          </w:p>
        </w:tc>
      </w:tr>
    </w:tbl>
    <w:p w14:paraId="31A3E64C" w14:textId="3DB7A001" w:rsidR="004E2653" w:rsidRDefault="004E2653" w:rsidP="001830AD">
      <w:pPr>
        <w:pStyle w:val="a2"/>
      </w:pPr>
      <w:r>
        <w:lastRenderedPageBreak/>
        <w:t xml:space="preserve">Соотношение коэффициентов диффузии отдельных компонентов и коэффициента взаимодиффузии описывается 1 уравнением Даркена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17302D">
        <w:t>(</w:t>
      </w:r>
      <w:r w:rsidR="0017302D">
        <w:rPr>
          <w:noProof/>
        </w:rPr>
        <w:t>16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257CAAB8" w:rsidR="004E2653" w:rsidRDefault="004E2653" w:rsidP="001830AD">
            <w:pPr>
              <w:pStyle w:val="a3"/>
            </w:pPr>
            <w:bookmarkStart w:id="130" w:name="_Ref16601589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0"/>
          </w:p>
        </w:tc>
      </w:tr>
    </w:tbl>
    <w:p w14:paraId="1BF5F646" w14:textId="77777777" w:rsidR="004E2653" w:rsidRPr="007075FB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r>
        <w:t>Самодиффузия</w:t>
      </w:r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r w:rsidRPr="00BD7075">
        <w:rPr>
          <w:b/>
          <w:bCs/>
        </w:rPr>
        <w:t>самодиффузия</w:t>
      </w:r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самодиффузии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>Коэффициенты самодиффузии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самодиффузии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</w:t>
      </w:r>
      <w:r w:rsidRPr="00F31E32">
        <w:lastRenderedPageBreak/>
        <w:t>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5055F44" w:rsidR="004E2653" w:rsidRDefault="004E2653" w:rsidP="001830AD">
      <w:pPr>
        <w:pStyle w:val="a3"/>
      </w:pPr>
      <w:r>
        <w:t>Существует связь между коэффициентом взаимодиффузии и самодиффузии. Она описывается 2 уравнением Даркена</w:t>
      </w:r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17302D">
        <w:t>(</w:t>
      </w:r>
      <w:r w:rsidR="0017302D">
        <w:rPr>
          <w:noProof/>
        </w:rPr>
        <w:t>24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0062C22D" w:rsidR="004E2653" w:rsidRDefault="004E2653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B94CD5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bookmarkStart w:id="131" w:name="_Toc167708176"/>
      <w:bookmarkStart w:id="132" w:name="_Toc167708291"/>
      <w:r>
        <w:t>Зависимость диффузии от температуры</w:t>
      </w:r>
      <w:bookmarkEnd w:id="131"/>
      <w:bookmarkEnd w:id="132"/>
    </w:p>
    <w:p w14:paraId="6EA3BAFC" w14:textId="729723B6" w:rsidR="004E2653" w:rsidRDefault="004E2653" w:rsidP="001830AD">
      <w:pPr>
        <w:pStyle w:val="a3"/>
      </w:pPr>
      <w:r>
        <w:t xml:space="preserve">В ходе процесса фотополимеризации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17302D">
        <w:t>(</w:t>
      </w:r>
      <w:r w:rsidR="0017302D">
        <w:rPr>
          <w:noProof/>
        </w:rPr>
        <w:t>26</w:t>
      </w:r>
      <w:r w:rsidR="0017302D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2853FDF5" w:rsidR="004E2653" w:rsidRDefault="004E2653" w:rsidP="001830AD">
            <w:pPr>
              <w:pStyle w:val="a3"/>
            </w:pPr>
            <w:bookmarkStart w:id="133" w:name="_Ref15452535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3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r>
        <w:rPr>
          <w:rFonts w:eastAsia="SimSun"/>
        </w:rPr>
        <w:t>предэкспотенциальный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bookmarkStart w:id="134" w:name="_Toc167708177"/>
      <w:bookmarkStart w:id="135" w:name="_Toc167708292"/>
      <w:r>
        <w:t>Вязкость</w:t>
      </w:r>
      <w:bookmarkEnd w:id="134"/>
      <w:bookmarkEnd w:id="135"/>
    </w:p>
    <w:p w14:paraId="0296762E" w14:textId="3FF7F626" w:rsidR="004E2653" w:rsidRDefault="004E2653" w:rsidP="001830AD">
      <w:pPr>
        <w:pStyle w:val="a3"/>
      </w:pPr>
      <w:r>
        <w:t xml:space="preserve">Нахождение </w:t>
      </w:r>
      <w:r>
        <w:rPr>
          <w:rFonts w:eastAsia="SimSun"/>
        </w:rPr>
        <w:t xml:space="preserve">предэкспотенциального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 xml:space="preserve">– вязкость. Это свойство текучих тел </w:t>
      </w:r>
      <w:r w:rsidRPr="00A14201">
        <w:lastRenderedPageBreak/>
        <w:t>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17302D">
        <w:t xml:space="preserve">Рисунок </w:t>
      </w:r>
      <w:r w:rsidR="0017302D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17302D">
        <w:t>(</w:t>
      </w:r>
      <w:r w:rsidR="0017302D">
        <w:rPr>
          <w:noProof/>
        </w:rPr>
        <w:t>28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062DC5A2" w:rsidR="004E2653" w:rsidRDefault="004E2653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D70601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6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6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608B3D21" w:rsidR="004E2653" w:rsidRDefault="004E2653" w:rsidP="004E2653">
      <w:pPr>
        <w:pStyle w:val="af2"/>
      </w:pPr>
      <w:bookmarkStart w:id="136" w:name="_Ref1660291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6</w:t>
      </w:r>
      <w:r>
        <w:rPr>
          <w:noProof/>
        </w:rPr>
        <w:fldChar w:fldCharType="end"/>
      </w:r>
      <w:bookmarkEnd w:id="136"/>
      <w:r>
        <w:t>. Вязкость в слое жидкости</w:t>
      </w:r>
    </w:p>
    <w:p w14:paraId="3A31F825" w14:textId="2DA75398" w:rsidR="004E2653" w:rsidRDefault="004E2653" w:rsidP="001830AD">
      <w:pPr>
        <w:pStyle w:val="a3"/>
      </w:pPr>
      <w:r w:rsidRPr="00A14201">
        <w:t>Между вязкостью жидкости и диффузией макрочастиц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17302D">
        <w:t>(</w:t>
      </w:r>
      <w:r w:rsidR="0017302D">
        <w:rPr>
          <w:noProof/>
        </w:rPr>
        <w:t>29</w:t>
      </w:r>
      <w:r w:rsidR="0017302D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5E5A07A7" w:rsidR="004E2653" w:rsidRDefault="004E2653" w:rsidP="001830AD">
            <w:pPr>
              <w:pStyle w:val="a3"/>
            </w:pPr>
            <w:bookmarkStart w:id="137" w:name="_Ref166458063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14:paraId="35F83101" w14:textId="477E2B17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17302D">
        <w:t>(</w:t>
      </w:r>
      <w:r w:rsidR="0017302D">
        <w:rPr>
          <w:noProof/>
        </w:rPr>
        <w:t>30</w:t>
      </w:r>
      <w:r w:rsidR="0017302D">
        <w:t>)</w:t>
      </w:r>
      <w:r>
        <w:fldChar w:fldCharType="end"/>
      </w:r>
      <w:r>
        <w:t xml:space="preserve">), включающей все эти взаимодействия и поправку на не </w:t>
      </w:r>
      <w:r>
        <w:lastRenderedPageBreak/>
        <w:t>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17302D">
        <w:t>(</w:t>
      </w:r>
      <w:r w:rsidR="0017302D">
        <w:rPr>
          <w:noProof/>
        </w:rPr>
        <w:t>22</w:t>
      </w:r>
      <w:r w:rsidR="0017302D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4C8FEBB9" w:rsidR="004E2653" w:rsidRDefault="004E2653" w:rsidP="006A74F0">
            <w:pPr>
              <w:pStyle w:val="a3"/>
              <w:ind w:firstLine="389"/>
            </w:pPr>
            <w:bookmarkStart w:id="138" w:name="_Ref1664609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D70601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22B5083C" w:rsidR="004E2653" w:rsidRDefault="004E2653" w:rsidP="006A74F0">
            <w:pPr>
              <w:pStyle w:val="a3"/>
              <w:ind w:firstLine="389"/>
            </w:pPr>
            <w:bookmarkStart w:id="139" w:name="_Ref16603009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39"/>
          </w:p>
        </w:tc>
      </w:tr>
    </w:tbl>
    <w:p w14:paraId="467F0AB7" w14:textId="77777777" w:rsidR="004E2653" w:rsidRPr="008A7F6F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70000E2D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17302D">
        <w:t>(</w:t>
      </w:r>
      <w:r w:rsidR="0017302D">
        <w:rPr>
          <w:noProof/>
        </w:rPr>
        <w:t>23</w:t>
      </w:r>
      <w:r w:rsidR="0017302D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208AA549" w:rsidR="004E2653" w:rsidRDefault="004E2653" w:rsidP="001830AD">
            <w:pPr>
              <w:pStyle w:val="a3"/>
            </w:pPr>
            <w:bookmarkStart w:id="140" w:name="_Ref166463246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14:paraId="0C2FB349" w14:textId="77777777" w:rsidR="004E2653" w:rsidRPr="00D6729A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141" w:name="_Toc136296710"/>
      <w:bookmarkStart w:id="142" w:name="_Toc167708178"/>
      <w:bookmarkStart w:id="143" w:name="_Toc167708293"/>
      <w:r w:rsidRPr="00F75ED3">
        <w:lastRenderedPageBreak/>
        <w:t>Экспериментальная</w:t>
      </w:r>
      <w:r>
        <w:t xml:space="preserve"> часть</w:t>
      </w:r>
      <w:bookmarkEnd w:id="141"/>
      <w:bookmarkEnd w:id="142"/>
      <w:bookmarkEnd w:id="143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bookmarkStart w:id="144" w:name="_Toc167708179"/>
      <w:bookmarkStart w:id="145" w:name="_Toc167708294"/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  <w:bookmarkEnd w:id="144"/>
      <w:bookmarkEnd w:id="145"/>
    </w:p>
    <w:p w14:paraId="634D408A" w14:textId="3E928A7D" w:rsidR="00F835A9" w:rsidRDefault="00F835A9" w:rsidP="001830AD">
      <w:pPr>
        <w:pStyle w:val="31"/>
      </w:pPr>
      <w:bookmarkStart w:id="146" w:name="_Toc167708180"/>
      <w:bookmarkStart w:id="147" w:name="_Toc167708295"/>
      <w:r>
        <w:t>Метод моделирования</w:t>
      </w:r>
      <w:bookmarkEnd w:id="146"/>
      <w:bookmarkEnd w:id="147"/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фотоинициирования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D70601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6ECCA5E3" w:rsidR="00F835A9" w:rsidRDefault="00F835A9" w:rsidP="001830AD">
            <w:pPr>
              <w:pStyle w:val="a3"/>
            </w:pPr>
            <w:bookmarkStart w:id="148" w:name="_Ref166017628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48"/>
          </w:p>
        </w:tc>
      </w:tr>
    </w:tbl>
    <w:p w14:paraId="28EB407A" w14:textId="15CC8592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r>
        <w:rPr>
          <w:lang w:val="en-US"/>
        </w:rPr>
        <w:t>Kinet</w:t>
      </w:r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17302D">
        <w:t xml:space="preserve">Рисунок </w:t>
      </w:r>
      <w:r w:rsidR="0017302D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3BC84D5E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17BA123B" w:rsidR="00CD7465" w:rsidRPr="001B61D3" w:rsidRDefault="00CD7465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49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49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9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60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17BA123B" w:rsidR="00CD7465" w:rsidRPr="001B61D3" w:rsidRDefault="00CD7465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50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50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r w:rsidRPr="00D87B12">
        <w:t>квазистационарности</w:t>
      </w:r>
      <w:r>
        <w:t xml:space="preserve"> и метод квазиравновесия не могут быть применены, так они не позволяют точно посчитать поведение в начале процесса фотоинициировния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bookmarkStart w:id="151" w:name="_Toc167708181"/>
      <w:bookmarkStart w:id="152" w:name="_Toc167708296"/>
      <w:r>
        <w:t>Редукция системы</w:t>
      </w:r>
      <w:bookmarkEnd w:id="151"/>
      <w:bookmarkEnd w:id="152"/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переменных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bookmarkStart w:id="153" w:name="_Toc167708182"/>
      <w:bookmarkStart w:id="154" w:name="_Toc167708297"/>
      <w:r>
        <w:rPr>
          <w:noProof/>
        </w:rPr>
        <w:t>Экспериментальная проверка значений констант скоростей</w:t>
      </w:r>
      <w:bookmarkEnd w:id="153"/>
      <w:bookmarkEnd w:id="154"/>
    </w:p>
    <w:p w14:paraId="122A540A" w14:textId="7EBFF54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фотополимеризующихся композиций составов ПЭТА, ДМЭГ, ОКМ-2 – бутанол-1 20% спирта по массе. </w:t>
      </w:r>
      <w:r w:rsidRPr="00155AD0">
        <w:t xml:space="preserve">Кинетику фотополимеризации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0.0036 моль/л и 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(Simex, Россия) и блока НПВО-А с алмазным элементом. Для фотополимеризации использовалась интегральная светодиодная система с λ</w:t>
      </w:r>
      <w:r w:rsidR="007A6C1D">
        <w:t xml:space="preserve"> </w:t>
      </w:r>
      <w:r w:rsidRPr="00155AD0">
        <w:t>= 385 и 410 нм с регулируемым диапазоном мощности облучения 0-48.6 мВт/см2 в месте расположения ФПК. Конверси</w:t>
      </w:r>
      <w:r w:rsidR="00160789">
        <w:t>ю</w:t>
      </w:r>
      <w:r w:rsidRPr="00155AD0">
        <w:t xml:space="preserve"> PETA рассчитывали по изменению интенсивности полосы поглощения акрилатных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</w:t>
      </w:r>
      <w:r w:rsidR="002C62AC" w:rsidRPr="002C62AC">
        <w:t xml:space="preserve">сложноэфирной </w:t>
      </w:r>
      <w:commentRangeStart w:id="155"/>
      <w:r w:rsidR="002C62AC" w:rsidRPr="002C62AC">
        <w:t>группы</w:t>
      </w:r>
      <w:commentRangeEnd w:id="155"/>
      <w:r w:rsidR="00F13A1C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55"/>
      </w:r>
      <w:r w:rsidRPr="002C62AC">
        <w:t xml:space="preserve"> 1720 см</w:t>
      </w:r>
      <w:r w:rsidRPr="002C62AC">
        <w:rPr>
          <w:vertAlign w:val="superscript"/>
        </w:rPr>
        <w:t>-1</w:t>
      </w:r>
      <w:r w:rsidRPr="002C62AC">
        <w:t>. Каж</w:t>
      </w:r>
      <w:r w:rsidRPr="00155AD0">
        <w:t xml:space="preserve">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bookmarkStart w:id="156" w:name="_Toc167708183"/>
      <w:bookmarkStart w:id="157" w:name="_Toc167708298"/>
      <w:r>
        <w:lastRenderedPageBreak/>
        <w:t xml:space="preserve">Оценка коэффициентов </w:t>
      </w:r>
      <w:r w:rsidR="00957552">
        <w:t>самодиффузии</w:t>
      </w:r>
      <w:bookmarkEnd w:id="156"/>
      <w:bookmarkEnd w:id="157"/>
    </w:p>
    <w:p w14:paraId="009220FB" w14:textId="4648DAD7" w:rsidR="003E3078" w:rsidRDefault="003E3078" w:rsidP="001830AD">
      <w:pPr>
        <w:pStyle w:val="31"/>
      </w:pPr>
      <w:bookmarkStart w:id="158" w:name="_Toc167708184"/>
      <w:bookmarkStart w:id="159" w:name="_Toc167708299"/>
      <w:r>
        <w:t>Молекулярная динамика</w:t>
      </w:r>
      <w:bookmarkEnd w:id="158"/>
      <w:bookmarkEnd w:id="159"/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Леннарда-Джонса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анализ траектории для получения информации о макросостоянии системы</w:t>
      </w:r>
      <w:r>
        <w:t>.</w:t>
      </w:r>
    </w:p>
    <w:p w14:paraId="4CBFC727" w14:textId="31595823" w:rsidR="009661DD" w:rsidRDefault="00A41419" w:rsidP="001830AD">
      <w:pPr>
        <w:pStyle w:val="a3"/>
      </w:pPr>
      <w:r>
        <w:t xml:space="preserve">Оценку коэффициентов самодиффузии мономеров можно провести с помощью уравнения </w:t>
      </w:r>
      <w:r w:rsidRPr="001954ED">
        <w:t>Эйнштейна-Смолуховского</w:t>
      </w:r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17302D">
        <w:t>(</w:t>
      </w:r>
      <w:r w:rsidR="0017302D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r w:rsidRPr="00A41419">
        <w:rPr>
          <w:i/>
          <w:iCs/>
          <w:lang w:val="en-US"/>
        </w:rPr>
        <w:t>gmx</w:t>
      </w:r>
      <w:r w:rsidRPr="00A41419">
        <w:rPr>
          <w:i/>
          <w:iCs/>
        </w:rPr>
        <w:t xml:space="preserve"> </w:t>
      </w:r>
      <w:r w:rsidRPr="00A41419">
        <w:rPr>
          <w:i/>
          <w:iCs/>
          <w:lang w:val="en-US"/>
        </w:rPr>
        <w:t>msd</w:t>
      </w:r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17302D">
        <w:t xml:space="preserve">Рисунок </w:t>
      </w:r>
      <w:r w:rsidR="0017302D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17302D">
        <w:t>(</w:t>
      </w:r>
      <w:r w:rsidR="0017302D">
        <w:rPr>
          <w:noProof/>
        </w:rPr>
        <w:t>25</w:t>
      </w:r>
      <w:r w:rsidR="0017302D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самодиффузии</w:t>
      </w:r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153F348F" w:rsidR="00734C52" w:rsidRDefault="00734C52" w:rsidP="001830AD">
            <w:pPr>
              <w:pStyle w:val="a3"/>
            </w:pPr>
            <w:bookmarkStart w:id="160" w:name="_Ref166456447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160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28C9455E" w:rsidR="001B5A6B" w:rsidRPr="00CD75EB" w:rsidRDefault="00935588" w:rsidP="00187311">
      <w:pPr>
        <w:pStyle w:val="af2"/>
      </w:pPr>
      <w:bookmarkStart w:id="161" w:name="_Ref1664561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8</w:t>
      </w:r>
      <w:r>
        <w:rPr>
          <w:noProof/>
        </w:rPr>
        <w:fldChar w:fldCharType="end"/>
      </w:r>
      <w:bookmarkEnd w:id="161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bookmarkStart w:id="162" w:name="_Toc167708185"/>
      <w:bookmarkStart w:id="163" w:name="_Toc167708300"/>
      <w:r>
        <w:t>Нахождение вязкостей чистых мономеров</w:t>
      </w:r>
      <w:bookmarkEnd w:id="162"/>
      <w:bookmarkEnd w:id="163"/>
    </w:p>
    <w:p w14:paraId="25B8FB5B" w14:textId="2130B525" w:rsidR="008748D5" w:rsidRDefault="008748D5" w:rsidP="001830AD">
      <w:pPr>
        <w:pStyle w:val="a3"/>
      </w:pPr>
      <w:r>
        <w:t xml:space="preserve">Для нахождения зависимости коэффициентов самодиффузии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17302D">
        <w:t>(</w:t>
      </w:r>
      <w:r w:rsidR="0017302D">
        <w:rPr>
          <w:noProof/>
        </w:rPr>
        <w:t>31</w:t>
      </w:r>
      <w:r w:rsidR="0017302D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Tesseract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5D850B9E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17302D">
        <w:t xml:space="preserve">Таблица </w:t>
      </w:r>
      <w:r w:rsidR="0017302D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2380DF6A" w:rsidR="008748D5" w:rsidRPr="00D60C21" w:rsidRDefault="008748D5" w:rsidP="00E67AEA">
            <w:pPr>
              <w:pStyle w:val="af2"/>
            </w:pPr>
            <w:bookmarkStart w:id="164" w:name="_Ref166460848"/>
            <w:r>
              <w:t xml:space="preserve">Таблица </w:t>
            </w:r>
            <w:r>
              <w:fldChar w:fldCharType="begin"/>
            </w:r>
            <w:r>
              <w:instrText xml:space="preserve"> SEQ Таблица \* ARABIC </w:instrText>
            </w:r>
            <w:r>
              <w:fldChar w:fldCharType="separate"/>
            </w:r>
            <w:r w:rsidR="0017302D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bookmarkEnd w:id="164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>в сПуаз</w:t>
            </w:r>
            <w:r>
              <w:br/>
            </w:r>
            <w:r w:rsidRPr="00D60C21">
              <w:t>Viscosity_verbose,</w:t>
            </w:r>
            <w:r>
              <w:t xml:space="preserve"> </w:t>
            </w:r>
            <w:r w:rsidRPr="00D60C21">
              <w:t>Temperature_verbose</w:t>
            </w:r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r w:rsidRPr="00D60C21">
              <w:t>Temperature</w:t>
            </w:r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7BD043D3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17302D">
        <w:t xml:space="preserve">Рисунок </w:t>
      </w:r>
      <w:r w:rsidR="0017302D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33C39D94" w:rsidR="008748D5" w:rsidRDefault="008748D5" w:rsidP="008748D5">
      <w:pPr>
        <w:pStyle w:val="af2"/>
      </w:pPr>
      <w:bookmarkStart w:id="165" w:name="_Ref1664608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9</w:t>
      </w:r>
      <w:r>
        <w:rPr>
          <w:noProof/>
        </w:rPr>
        <w:fldChar w:fldCharType="end"/>
      </w:r>
      <w:bookmarkEnd w:id="165"/>
      <w:r>
        <w:t>. Временная развертка 1 эксперимента. Синим цветом отмечена температура, красным – вязкость</w:t>
      </w:r>
    </w:p>
    <w:p w14:paraId="76050D39" w14:textId="20E73E91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17302D">
        <w:t xml:space="preserve">Рисунок </w:t>
      </w:r>
      <w:r w:rsidR="0017302D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51494F06" w:rsidR="008748D5" w:rsidRPr="00A451E7" w:rsidRDefault="008748D5" w:rsidP="008748D5">
      <w:pPr>
        <w:pStyle w:val="af2"/>
      </w:pPr>
      <w:bookmarkStart w:id="166" w:name="_Ref16646087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10</w:t>
      </w:r>
      <w:r>
        <w:rPr>
          <w:noProof/>
        </w:rPr>
        <w:fldChar w:fldCharType="end"/>
      </w:r>
      <w:bookmarkEnd w:id="166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29AF7E2B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>спользовался IQR фильтр с межквантильным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17302D">
        <w:t xml:space="preserve">Рисунок </w:t>
      </w:r>
      <w:r w:rsidR="0017302D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44261C03" w:rsidR="008748D5" w:rsidRDefault="008748D5" w:rsidP="008748D5">
      <w:pPr>
        <w:pStyle w:val="af2"/>
      </w:pPr>
      <w:bookmarkStart w:id="167" w:name="_Ref16646089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11</w:t>
      </w:r>
      <w:r>
        <w:rPr>
          <w:noProof/>
        </w:rPr>
        <w:fldChar w:fldCharType="end"/>
      </w:r>
      <w:bookmarkEnd w:id="167"/>
      <w:r>
        <w:t>. Отфильтрованные данные</w:t>
      </w:r>
    </w:p>
    <w:p w14:paraId="06B55FC5" w14:textId="44095060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17302D">
        <w:t>(</w:t>
      </w:r>
      <w:r w:rsidR="0017302D">
        <w:rPr>
          <w:noProof/>
        </w:rPr>
        <w:t>23</w:t>
      </w:r>
      <w:r w:rsidR="0017302D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bookmarkStart w:id="168" w:name="_Toc167708186"/>
      <w:bookmarkStart w:id="169" w:name="_Toc167708301"/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  <w:bookmarkEnd w:id="168"/>
      <w:bookmarkEnd w:id="169"/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bookmarkStart w:id="170" w:name="_Toc167708187"/>
      <w:bookmarkStart w:id="171" w:name="_Toc167708302"/>
      <w:r>
        <w:t>Моделирование кинетики</w:t>
      </w:r>
      <w:bookmarkEnd w:id="170"/>
      <w:bookmarkEnd w:id="171"/>
    </w:p>
    <w:p w14:paraId="151A4EB1" w14:textId="07854CB5" w:rsidR="008D4FAF" w:rsidRDefault="008D4FAF" w:rsidP="001830AD">
      <w:pPr>
        <w:pStyle w:val="31"/>
      </w:pPr>
      <w:bookmarkStart w:id="172" w:name="_Toc167708188"/>
      <w:bookmarkStart w:id="173" w:name="_Toc167708303"/>
      <w:r>
        <w:t>Редукция систем</w:t>
      </w:r>
      <w:bookmarkEnd w:id="172"/>
      <w:bookmarkEnd w:id="173"/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r>
        <w:t>Фотоинициирование</w:t>
      </w:r>
    </w:p>
    <w:p w14:paraId="4D1AB6AA" w14:textId="65F5B0EE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>хема реакций фотоиницирования</w:t>
      </w:r>
      <w:r w:rsidR="00D84FC6">
        <w:t xml:space="preserve">, так </w:t>
      </w:r>
      <w:r w:rsidR="00160789">
        <w:t>она самая</w:t>
      </w:r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17302D">
        <w:t xml:space="preserve">Рисунок </w:t>
      </w:r>
      <w:r w:rsidR="0017302D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002C3A61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2259FC8" w:rsidR="00B624E9" w:rsidRDefault="00B624E9" w:rsidP="00B624E9">
      <w:pPr>
        <w:pStyle w:val="af2"/>
        <w:rPr>
          <w:noProof/>
        </w:rPr>
      </w:pPr>
      <w:bookmarkStart w:id="174" w:name="_Ref166421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12</w:t>
      </w:r>
      <w:r>
        <w:rPr>
          <w:noProof/>
        </w:rPr>
        <w:fldChar w:fldCharType="end"/>
      </w:r>
      <w:bookmarkEnd w:id="174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27DC060B" w14:textId="5243F187" w:rsidR="008029F9" w:rsidRDefault="008029F9" w:rsidP="008029F9">
      <w:pPr>
        <w:pStyle w:val="a3"/>
      </w:pPr>
      <w:r>
        <w:t xml:space="preserve">По причинам, приведенным для каждой реакции в </w:t>
      </w:r>
      <w:r w:rsidRPr="008029F9">
        <w:t xml:space="preserve">пунктах </w:t>
      </w:r>
      <w:r>
        <w:t>1. Фотоинициирование, было проведено упрощение общей схемы фотополимеризации:</w:t>
      </w:r>
    </w:p>
    <w:p w14:paraId="3EE09243" w14:textId="36891958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с</w:t>
      </w:r>
      <w:r w:rsidRPr="008029F9">
        <w:t>окращение цепочки фотовосстановления амина</w:t>
      </w:r>
      <w:r>
        <w:t>,</w:t>
      </w:r>
    </w:p>
    <w:p w14:paraId="4857EC01" w14:textId="266642CA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тушения триплетного о-хинона пирокатехином</w:t>
      </w:r>
      <w:r>
        <w:t>,</w:t>
      </w:r>
    </w:p>
    <w:p w14:paraId="7005D021" w14:textId="3C1D0A63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распада фенолэфира</w:t>
      </w:r>
      <w:r>
        <w:t>,</w:t>
      </w:r>
    </w:p>
    <w:p w14:paraId="2A0E862A" w14:textId="41244AFC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между хиноном и пирокатехином</w:t>
      </w:r>
      <w:r>
        <w:t>,</w:t>
      </w:r>
    </w:p>
    <w:p w14:paraId="0A3DBC9F" w14:textId="6AC0726F" w:rsidR="008029F9" w:rsidRPr="008029F9" w:rsidRDefault="008029F9" w:rsidP="008029F9">
      <w:pPr>
        <w:pStyle w:val="a3"/>
        <w:numPr>
          <w:ilvl w:val="0"/>
          <w:numId w:val="38"/>
        </w:numPr>
        <w:ind w:left="284"/>
      </w:pPr>
      <w:r>
        <w:t>и</w:t>
      </w:r>
      <w:r w:rsidRPr="008029F9">
        <w:t>сключение реакции фотодекарбонилирования хинона</w:t>
      </w:r>
      <w:r w:rsidR="00C008F7">
        <w:t>.</w:t>
      </w:r>
    </w:p>
    <w:p w14:paraId="56935500" w14:textId="647F7744" w:rsidR="003045FD" w:rsidRPr="004D2F06" w:rsidRDefault="008029F9" w:rsidP="008029F9">
      <w:pPr>
        <w:pStyle w:val="a2"/>
      </w:pPr>
      <w:r>
        <w:t>К</w:t>
      </w:r>
      <w:r w:rsidR="003045FD">
        <w:t xml:space="preserve">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 w:rsidR="003045FD">
        <w:t xml:space="preserve"> (см. </w:t>
      </w:r>
      <w:r w:rsidR="003045FD">
        <w:fldChar w:fldCharType="begin"/>
      </w:r>
      <w:r w:rsidR="003045FD">
        <w:instrText xml:space="preserve"> REF _Ref165752319 \h </w:instrText>
      </w:r>
      <w:r w:rsidR="003045FD">
        <w:fldChar w:fldCharType="separate"/>
      </w:r>
      <w:r w:rsidR="0017302D">
        <w:t xml:space="preserve">Схема </w:t>
      </w:r>
      <w:r w:rsidR="0017302D">
        <w:rPr>
          <w:noProof/>
        </w:rPr>
        <w:t>16</w:t>
      </w:r>
      <w:r w:rsidR="003045FD">
        <w:fldChar w:fldCharType="end"/>
      </w:r>
      <w:r w:rsidR="003045FD"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r w:rsidR="007B1D96">
        <w:t xml:space="preserve">реакции </w:t>
      </w:r>
      <w:r w:rsidR="00872BCC">
        <w:t>фотоинициирования наиболее важн</w:t>
      </w:r>
      <w:r w:rsidR="00DB0A27">
        <w:t xml:space="preserve">а зависимость </w:t>
      </w:r>
      <w:r w:rsidR="00DB0A27">
        <w:lastRenderedPageBreak/>
        <w:t>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</w:t>
      </w:r>
      <w:r w:rsidR="00160789">
        <w:rPr>
          <w:iCs/>
        </w:rPr>
        <w:t>на 5%</w:t>
      </w:r>
      <w:r w:rsidR="00DB0A27">
        <w:rPr>
          <w:iCs/>
        </w:rPr>
        <w:t xml:space="preserve">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20AF4D11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5B2D9D93" w:rsidR="00603512" w:rsidRDefault="00DB0A27" w:rsidP="00DB0A27">
      <w:pPr>
        <w:pStyle w:val="af2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13</w:t>
      </w:r>
      <w:r>
        <w:rPr>
          <w:noProof/>
        </w:rPr>
        <w:fldChar w:fldCharType="end"/>
      </w:r>
      <w:r>
        <w:t>. Сравнение полной и редуцированной модели фотоиницииров</w:t>
      </w:r>
      <w:r w:rsidR="00084286">
        <w:t>а</w:t>
      </w:r>
      <w:r>
        <w:t>ния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11A59303" w:rsidR="00603512" w:rsidRDefault="00603512" w:rsidP="001830AD">
      <w:pPr>
        <w:pStyle w:val="a3"/>
      </w:pPr>
      <w:r>
        <w:t>По аналогии с процессами фотоинициирования хинона, принимая во внимание что в процессе полимеризации учувствуют мономеры ОКМ-2, ПЭТА, ДМЭГ с добавлением бутанола и очень малых количеств хинона,</w:t>
      </w:r>
      <w:r w:rsidR="000B6BA7" w:rsidRPr="000B6BA7">
        <w:t xml:space="preserve"> </w:t>
      </w:r>
      <w:r w:rsidR="000B6BA7">
        <w:t>в соответствии с пунктом 2. Полимеризация</w:t>
      </w:r>
      <w:r>
        <w:t xml:space="preserve"> </w:t>
      </w:r>
      <w:r w:rsidR="005943F9">
        <w:t>были</w:t>
      </w:r>
      <w:r>
        <w:t xml:space="preserve"> </w:t>
      </w:r>
      <w:r w:rsidR="000B6BA7">
        <w:t>объединены похожие</w:t>
      </w:r>
      <w:r>
        <w:t xml:space="preserve"> </w:t>
      </w:r>
      <w:r w:rsidR="00C008F7">
        <w:t>реакции</w:t>
      </w:r>
      <w:r>
        <w:t>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FB51A75" w:rsidR="0016460D" w:rsidRPr="00832871" w:rsidRDefault="007454AA" w:rsidP="007454AA">
      <w:pPr>
        <w:pStyle w:val="af2"/>
      </w:pPr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 w:rsidR="0017302D">
        <w:rPr>
          <w:noProof/>
        </w:rPr>
        <w:t>26</w:t>
      </w:r>
      <w:r>
        <w:rPr>
          <w:noProof/>
        </w:rP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1805901E" w:rsidR="0016460D" w:rsidRDefault="0016460D" w:rsidP="001830AD">
      <w:pPr>
        <w:pStyle w:val="a3"/>
      </w:pPr>
      <w:r>
        <w:t xml:space="preserve">При этом ошибка между редуцированной и полной системой составляет менее </w:t>
      </w:r>
      <w:r w:rsidR="002B7AC8">
        <w:t>1%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17302D">
        <w:t xml:space="preserve">Рисунок </w:t>
      </w:r>
      <w:r w:rsidR="0017302D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CD7465" w:rsidRPr="007F4DBA" w:rsidRDefault="00CD7465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CD7465" w:rsidRPr="007F4DBA" w:rsidRDefault="00CD7465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19DE8ECC" w:rsidR="00603512" w:rsidRDefault="00EA04CB" w:rsidP="00A4663B">
      <w:pPr>
        <w:pStyle w:val="af2"/>
      </w:pPr>
      <w:bookmarkStart w:id="175" w:name="_Ref166434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14</w:t>
      </w:r>
      <w:r>
        <w:rPr>
          <w:noProof/>
        </w:rPr>
        <w:fldChar w:fldCharType="end"/>
      </w:r>
      <w:bookmarkEnd w:id="175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bookmarkStart w:id="176" w:name="_Toc167708189"/>
      <w:bookmarkStart w:id="177" w:name="_Toc167708304"/>
      <w:r>
        <w:t>Экспериментальная проверка редуцированной схемы</w:t>
      </w:r>
      <w:bookmarkEnd w:id="176"/>
      <w:bookmarkEnd w:id="177"/>
    </w:p>
    <w:p w14:paraId="76FF7353" w14:textId="062817CB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</w:t>
      </w:r>
      <w:r>
        <w:lastRenderedPageBreak/>
        <w:t xml:space="preserve">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17302D">
        <w:t xml:space="preserve">Таблица </w:t>
      </w:r>
      <w:r w:rsidR="0017302D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>. Значения начальных концентраций мономера и бутанола вычислено исходя из того, что 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67F9B5EA" w:rsidR="00A76AF6" w:rsidRDefault="00A76AF6" w:rsidP="00A76AF6">
      <w:pPr>
        <w:pStyle w:val="af2"/>
        <w:keepNext/>
      </w:pPr>
      <w:bookmarkStart w:id="178" w:name="_Ref16719046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5</w:t>
      </w:r>
      <w:r>
        <w:rPr>
          <w:noProof/>
        </w:rPr>
        <w:fldChar w:fldCharType="end"/>
      </w:r>
      <w:bookmarkEnd w:id="178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D70601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7C51A25D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17302D">
        <w:t xml:space="preserve">Рисунок </w:t>
      </w:r>
      <w:r w:rsidR="0017302D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03A9B5C7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385221F6" w:rsidR="00A936F8" w:rsidRDefault="004A5B23" w:rsidP="004A5B23">
      <w:pPr>
        <w:pStyle w:val="af2"/>
      </w:pPr>
      <w:bookmarkStart w:id="179" w:name="_Ref1671905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15</w:t>
      </w:r>
      <w:r>
        <w:rPr>
          <w:noProof/>
        </w:rPr>
        <w:fldChar w:fldCharType="end"/>
      </w:r>
      <w:bookmarkEnd w:id="179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07CD8F65" w:rsidR="00F12DE4" w:rsidRDefault="00F12DE4" w:rsidP="001830AD">
      <w:pPr>
        <w:pStyle w:val="a3"/>
      </w:pPr>
      <w:r>
        <w:lastRenderedPageBreak/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17302D">
        <w:t xml:space="preserve">Рисунок </w:t>
      </w:r>
      <w:r w:rsidR="0017302D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>, который образует прочные водородные связи и с другими молекулами мономера и растворителем. Из-за 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A972E6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546BE82D" w:rsidR="00F12DE4" w:rsidRDefault="004A5B23" w:rsidP="004A5B23">
      <w:pPr>
        <w:pStyle w:val="af2"/>
      </w:pPr>
      <w:bookmarkStart w:id="180" w:name="_Ref1671906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16</w:t>
      </w:r>
      <w:r>
        <w:rPr>
          <w:noProof/>
        </w:rPr>
        <w:fldChar w:fldCharType="end"/>
      </w:r>
      <w:bookmarkEnd w:id="180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0DC74109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17302D">
        <w:t xml:space="preserve">Рисунок </w:t>
      </w:r>
      <w:r w:rsidR="0017302D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4124D28C" wp14:editId="61C16E18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38C7E2F4" w:rsidR="000A762C" w:rsidRPr="000A762C" w:rsidRDefault="006018B5" w:rsidP="006018B5">
      <w:pPr>
        <w:pStyle w:val="af2"/>
      </w:pPr>
      <w:bookmarkStart w:id="181" w:name="_Ref16719086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17</w:t>
      </w:r>
      <w:r>
        <w:rPr>
          <w:noProof/>
        </w:rPr>
        <w:fldChar w:fldCharType="end"/>
      </w:r>
      <w:bookmarkEnd w:id="181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bookmarkStart w:id="182" w:name="_Toc167708190"/>
      <w:bookmarkStart w:id="183" w:name="_Toc167708305"/>
      <w:r>
        <w:t>Зависимость концентраций реагирующих веществ от значения констант скоростей</w:t>
      </w:r>
      <w:bookmarkEnd w:id="182"/>
      <w:bookmarkEnd w:id="183"/>
    </w:p>
    <w:p w14:paraId="34CAB4E6" w14:textId="1BDA8915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</w:p>
    <w:p w14:paraId="29C9A9CC" w14:textId="5595F6F7" w:rsidR="008C0727" w:rsidRPr="008C0727" w:rsidRDefault="008C0727" w:rsidP="008C072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36A26395" w:rsidR="00E600B1" w:rsidRDefault="00E600B1" w:rsidP="00AA41DF">
      <w:pPr>
        <w:pStyle w:val="a3"/>
      </w:pPr>
      <w:r>
        <w:t xml:space="preserve">Реакции диспропорционирования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17302D">
        <w:t xml:space="preserve">Рисунок </w:t>
      </w:r>
      <w:r w:rsidR="0017302D">
        <w:rPr>
          <w:noProof/>
        </w:rPr>
        <w:t>18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17302D">
        <w:t xml:space="preserve">Рисунок </w:t>
      </w:r>
      <w:r w:rsidR="0017302D">
        <w:rPr>
          <w:noProof/>
        </w:rPr>
        <w:t>19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  <w:r w:rsidR="00B27CE6">
        <w:rPr>
          <w:bCs/>
        </w:rPr>
        <w:t xml:space="preserve">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B27CE6" w:rsidRPr="008C0727">
        <w:t xml:space="preserve"> и</w:t>
      </w:r>
      <w:r w:rsidR="00B27CE6">
        <w:t>ли</w:t>
      </w:r>
      <w:r w:rsidR="00B27CE6" w:rsidRPr="008C072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B27CE6">
        <w:t xml:space="preserve"> в 10 раз время индукционного периода полимеризации смещается с 200 сек до 300 сек, при уменьшении значений констант скоростей время возрастает не так сильно – с 200 сек до 180 сек, что говорит о протекании конкурирующего процесса гибели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27CE6">
        <w:t xml:space="preserve"> - образовании радикалов роста полимерной цепи.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4C8363E8" w:rsidR="00A818CF" w:rsidRPr="00A818CF" w:rsidRDefault="00A818CF" w:rsidP="00A818CF">
      <w:pPr>
        <w:pStyle w:val="af2"/>
        <w:jc w:val="both"/>
      </w:pPr>
      <w:bookmarkStart w:id="184" w:name="_Ref1673633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18</w:t>
      </w:r>
      <w:r>
        <w:rPr>
          <w:noProof/>
        </w:rPr>
        <w:fldChar w:fldCharType="end"/>
      </w:r>
      <w:bookmarkEnd w:id="184"/>
      <w:r>
        <w:t xml:space="preserve">.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</w:t>
      </w:r>
      <w:r w:rsidR="00FB4845">
        <w:t>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  <w:r w:rsidR="00FB4845">
        <w:t>.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445B708D" w:rsidR="008C0727" w:rsidRDefault="00FB4845" w:rsidP="00FB4845">
      <w:pPr>
        <w:pStyle w:val="af2"/>
        <w:jc w:val="both"/>
      </w:pPr>
      <w:bookmarkStart w:id="185" w:name="_Ref16736347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19</w:t>
      </w:r>
      <w:r>
        <w:rPr>
          <w:noProof/>
        </w:rPr>
        <w:fldChar w:fldCharType="end"/>
      </w:r>
      <w:bookmarkEnd w:id="185"/>
      <w:r>
        <w:t xml:space="preserve">. Сравнение </w:t>
      </w:r>
      <w:r w:rsidR="002B7AC8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меньше.</w:t>
      </w:r>
    </w:p>
    <w:p w14:paraId="746CB415" w14:textId="60C1D818" w:rsidR="00FB4845" w:rsidRPr="00FB4845" w:rsidRDefault="00FB4845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6B54EFB3" w14:textId="0DB99345" w:rsidR="00B06FA7" w:rsidRDefault="00FB4845" w:rsidP="00FB4845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>, п</w:t>
      </w:r>
      <w:r w:rsidR="00B06FA7">
        <w:t xml:space="preserve">ри таких </w:t>
      </w:r>
      <w:r w:rsidR="00B06FA7" w:rsidRPr="00FB4845">
        <w:t>небольших</w:t>
      </w:r>
      <w:r w:rsidR="00B06FA7">
        <w:t xml:space="preserve"> концентрациях о-хинона не наблюдается сильной зависимости скорости полимеризации от константы фотовосстановления</w:t>
      </w:r>
      <w:r>
        <w:t xml:space="preserve">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 w:rsidR="0017302D">
        <w:t xml:space="preserve">Рисунок </w:t>
      </w:r>
      <w:r w:rsidR="0017302D">
        <w:rPr>
          <w:noProof/>
        </w:rPr>
        <w:t>20</w:t>
      </w:r>
      <w:r>
        <w:fldChar w:fldCharType="end"/>
      </w:r>
      <w:r>
        <w:t>)</w:t>
      </w:r>
      <w:r w:rsidR="00B06FA7">
        <w:t xml:space="preserve">, </w:t>
      </w:r>
      <w:r w:rsidR="00381DCD">
        <w:t>так как</w:t>
      </w:r>
      <w:r w:rsidR="00B06FA7">
        <w:t xml:space="preserve"> эта реакция проходит очень быстро и в системе существуют </w:t>
      </w:r>
      <w:r w:rsidR="00381DCD">
        <w:t>другие реакции,</w:t>
      </w:r>
      <w:r w:rsidR="00B06FA7"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0F74E80F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1926488" wp14:editId="78858165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AD" w14:textId="77F9B0F5" w:rsidR="00FB4845" w:rsidRDefault="00FB4845" w:rsidP="00FB4845">
      <w:pPr>
        <w:pStyle w:val="af2"/>
        <w:jc w:val="both"/>
      </w:pPr>
      <w:bookmarkStart w:id="186" w:name="_Ref16736362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20</w:t>
      </w:r>
      <w:r>
        <w:rPr>
          <w:noProof/>
        </w:rPr>
        <w:fldChar w:fldCharType="end"/>
      </w:r>
      <w:bookmarkEnd w:id="186"/>
      <w:r>
        <w:t>.</w:t>
      </w:r>
      <w:r w:rsidRPr="00FB4845">
        <w:t xml:space="preserve">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</w:t>
      </w:r>
      <w:r w:rsidR="000C4096">
        <w:t>;</w:t>
      </w:r>
      <w:r w:rsidR="000C4096">
        <w:br/>
        <w:t>все они совпадают.</w:t>
      </w:r>
    </w:p>
    <w:p w14:paraId="4249880B" w14:textId="407342A6" w:rsidR="00085433" w:rsidRPr="00085433" w:rsidRDefault="00085433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0317C969" w14:textId="433248A5" w:rsidR="00D16964" w:rsidRDefault="00D16964" w:rsidP="00085433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="00085433" w:rsidRPr="00085433">
        <w:t xml:space="preserve"> (</w:t>
      </w:r>
      <w:r w:rsidR="00085433">
        <w:t xml:space="preserve">см. </w:t>
      </w:r>
      <w:r w:rsidR="00F605CF">
        <w:fldChar w:fldCharType="begin"/>
      </w:r>
      <w:r w:rsidR="00F605CF">
        <w:instrText xml:space="preserve"> REF _Ref167363907 \h </w:instrText>
      </w:r>
      <w:r w:rsidR="00F605CF">
        <w:fldChar w:fldCharType="separate"/>
      </w:r>
      <w:r w:rsidR="0017302D">
        <w:t xml:space="preserve">Рисунок </w:t>
      </w:r>
      <w:r w:rsidR="0017302D">
        <w:rPr>
          <w:noProof/>
        </w:rPr>
        <w:t>21</w:t>
      </w:r>
      <w:r w:rsidR="00F605CF">
        <w:fldChar w:fldCharType="end"/>
      </w:r>
      <w:r w:rsidR="00085433">
        <w:t>)</w:t>
      </w:r>
      <w:r>
        <w:t xml:space="preserve">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</w:t>
      </w:r>
      <w:r w:rsidR="00B06FA7">
        <w:t>.</w:t>
      </w:r>
      <w:r w:rsidR="0032689F">
        <w:t xml:space="preserve"> Так увеличение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513A1E">
        <w:t xml:space="preserve"> в 10 раз почти не меняет вид кривой конверсии, а уменьшение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dQ</m:t>
            </m:r>
          </m:sub>
        </m:sSub>
      </m:oMath>
      <w:r w:rsidR="00513A1E">
        <w:t xml:space="preserve"> в 10 – увеличивает время индукционного периода с 200 сек до 210 сек.</w:t>
      </w:r>
    </w:p>
    <w:p w14:paraId="4827B9FD" w14:textId="77777777" w:rsidR="00085433" w:rsidRDefault="00085433" w:rsidP="00085433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E8F5C52" wp14:editId="2A7B82F8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8AE" w14:textId="6353771F" w:rsidR="00085433" w:rsidRDefault="00085433" w:rsidP="00085433">
      <w:pPr>
        <w:pStyle w:val="af2"/>
        <w:jc w:val="both"/>
      </w:pPr>
      <w:bookmarkStart w:id="187" w:name="_Ref1673639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21</w:t>
      </w:r>
      <w:r>
        <w:rPr>
          <w:noProof/>
        </w:rPr>
        <w:fldChar w:fldCharType="end"/>
      </w:r>
      <w:bookmarkEnd w:id="187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>оранжевая кривая – конверсия при тех же значениях констант скоростей , но</w:t>
      </w:r>
      <w:r w:rsidR="00F605C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меньше.</w:t>
      </w:r>
    </w:p>
    <w:p w14:paraId="00FAC85C" w14:textId="78055840" w:rsidR="00085433" w:rsidRDefault="00F605CF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3B5D5966" w14:textId="135E06FE" w:rsidR="00BD177C" w:rsidRDefault="00CA60E1" w:rsidP="00F605CF">
      <w:pPr>
        <w:pStyle w:val="a3"/>
        <w:rPr>
          <w:iCs/>
        </w:r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 w:rsidRPr="00F605CF">
        <w:t>ниже</w:t>
      </w:r>
      <w:r w:rsidR="00BD17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>, однако выше этого порога наблюдаются значительные изменения в скорости полимеризации</w:t>
      </w:r>
      <w:r w:rsidR="00F605CF">
        <w:t xml:space="preserve"> (см. </w:t>
      </w:r>
      <w:r w:rsidR="00F605CF">
        <w:fldChar w:fldCharType="begin"/>
      </w:r>
      <w:r w:rsidR="00F605CF">
        <w:instrText xml:space="preserve"> REF _Ref167363981 \h </w:instrText>
      </w:r>
      <w:r w:rsidR="00F605CF">
        <w:fldChar w:fldCharType="separate"/>
      </w:r>
      <w:r w:rsidR="0017302D">
        <w:t xml:space="preserve">Рисунок </w:t>
      </w:r>
      <w:r w:rsidR="0017302D">
        <w:rPr>
          <w:noProof/>
        </w:rPr>
        <w:t>22</w:t>
      </w:r>
      <w:r w:rsidR="00F605CF">
        <w:fldChar w:fldCharType="end"/>
      </w:r>
      <w:r w:rsidR="00F605CF">
        <w:t>)</w:t>
      </w:r>
      <w:r w:rsidR="00513A1E">
        <w:t xml:space="preserve"> – время индукционного периода вырастает на 50 сек</w:t>
      </w:r>
      <w:r w:rsidR="00F605CF">
        <w:t>.</w:t>
      </w:r>
      <w:r w:rsidR="00B06FA7">
        <w:t xml:space="preserve"> </w:t>
      </w:r>
      <w:r w:rsidR="00F605CF">
        <w:t>Это</w:t>
      </w:r>
      <w:r w:rsidR="00B06FA7">
        <w:t xml:space="preserve"> говорит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 важности реакции образования фенолэфира</w:t>
      </w:r>
      <w:r w:rsidR="00513A1E">
        <w:rPr>
          <w:iCs/>
        </w:rPr>
        <w:t xml:space="preserve">, как промежуточного соединения, аккумулирующего </w:t>
      </w:r>
      <w:r w:rsidR="00513A1E">
        <w:t xml:space="preserve">радикалы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409D0868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E8B17A4" wp14:editId="4EBDAD8B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D10" w14:textId="047DB083" w:rsidR="00F605CF" w:rsidRDefault="00F605CF" w:rsidP="00F605CF">
      <w:pPr>
        <w:pStyle w:val="af2"/>
        <w:jc w:val="both"/>
      </w:pPr>
      <w:bookmarkStart w:id="188" w:name="_Ref1673639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22</w:t>
      </w:r>
      <w:r>
        <w:rPr>
          <w:noProof/>
        </w:rPr>
        <w:fldChar w:fldCharType="end"/>
      </w:r>
      <w:bookmarkEnd w:id="188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меньше.</w:t>
      </w:r>
    </w:p>
    <w:p w14:paraId="23C68DEB" w14:textId="54918C4A" w:rsidR="00F605CF" w:rsidRPr="00F605CF" w:rsidRDefault="00F605CF" w:rsidP="00F605C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02CA2B3" w14:textId="16449F4A" w:rsidR="00BD177C" w:rsidRDefault="00F45ACA" w:rsidP="00F605CF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</w:t>
      </w:r>
      <w:r w:rsidR="00022E79">
        <w:t xml:space="preserve"> (см. </w:t>
      </w:r>
      <w:r w:rsidR="00022E79">
        <w:fldChar w:fldCharType="begin"/>
      </w:r>
      <w:r w:rsidR="00022E79">
        <w:instrText xml:space="preserve"> REF _Ref167364144 \h </w:instrText>
      </w:r>
      <w:r w:rsidR="00022E79">
        <w:fldChar w:fldCharType="separate"/>
      </w:r>
      <w:r w:rsidR="0017302D">
        <w:t xml:space="preserve">Рисунок </w:t>
      </w:r>
      <w:r w:rsidR="0017302D">
        <w:rPr>
          <w:noProof/>
        </w:rPr>
        <w:t>23</w:t>
      </w:r>
      <w:r w:rsidR="00022E79">
        <w:fldChar w:fldCharType="end"/>
      </w:r>
      <w:r w:rsidR="00022E79">
        <w:t>)</w:t>
      </w:r>
      <w:r>
        <w:t>, так как порядок константы скорости реакции распада фенолэфира слишком мал по сравнению со скоростями остальных реакций.</w:t>
      </w:r>
      <w:r w:rsidR="00E600B1">
        <w:t xml:space="preserve"> </w:t>
      </w:r>
    </w:p>
    <w:p w14:paraId="66C49999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2ADEA99" wp14:editId="40C218FE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D379" w14:textId="1487FEA7" w:rsidR="00F605CF" w:rsidRDefault="00F605CF" w:rsidP="00F605CF">
      <w:pPr>
        <w:pStyle w:val="af2"/>
        <w:jc w:val="both"/>
      </w:pPr>
      <w:bookmarkStart w:id="189" w:name="_Ref1673641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23</w:t>
      </w:r>
      <w:r>
        <w:rPr>
          <w:noProof/>
        </w:rPr>
        <w:fldChar w:fldCharType="end"/>
      </w:r>
      <w:bookmarkEnd w:id="189"/>
      <w:r>
        <w:t xml:space="preserve">. 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</w:t>
      </w:r>
      <w:r>
        <w:br/>
        <w:t>все они совпадают.</w:t>
      </w:r>
    </w:p>
    <w:p w14:paraId="159FF8C6" w14:textId="127D4D9A" w:rsidR="00022E79" w:rsidRP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41340750" w14:textId="41A89E04" w:rsidR="00334BDC" w:rsidRDefault="00334BDC" w:rsidP="00022E79">
      <w:pPr>
        <w:pStyle w:val="a3"/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022E79" w:rsidRPr="00022E79">
        <w:t>(</w:t>
      </w:r>
      <w:r w:rsidR="00022E79">
        <w:t xml:space="preserve">см. </w:t>
      </w:r>
      <w:r w:rsidR="00022E79">
        <w:fldChar w:fldCharType="begin"/>
      </w:r>
      <w:r w:rsidR="00022E79">
        <w:instrText xml:space="preserve"> REF _Ref167364381 \h </w:instrText>
      </w:r>
      <w:r w:rsidR="00022E79">
        <w:fldChar w:fldCharType="separate"/>
      </w:r>
      <w:r w:rsidR="0017302D">
        <w:t xml:space="preserve">Рисунок </w:t>
      </w:r>
      <w:r w:rsidR="0017302D">
        <w:rPr>
          <w:noProof/>
        </w:rPr>
        <w:t>24</w:t>
      </w:r>
      <w:r w:rsidR="00022E79">
        <w:fldChar w:fldCharType="end"/>
      </w:r>
      <w:r w:rsidR="00022E79" w:rsidRPr="00022E79">
        <w:t>)</w:t>
      </w:r>
      <w:r w:rsidR="00022E79">
        <w:t xml:space="preserve">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  <w:r w:rsidR="002B7AC8">
        <w:t xml:space="preserve"> Таким образом, данный процесс не оказывает влияния до точки гелеобразования, однако может влиять на конечную степень конверсии.</w:t>
      </w:r>
      <w:r w:rsidR="00513A1E">
        <w:t xml:space="preserve"> Наблюдается лишь незначительное снижение скорости полимеризации при увеличении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ter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513A1E">
        <w:t xml:space="preserve"> в 1000 раз.</w:t>
      </w:r>
    </w:p>
    <w:p w14:paraId="58E59444" w14:textId="77777777" w:rsidR="00022E79" w:rsidRDefault="00022E79" w:rsidP="00022E79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323C045" wp14:editId="0085328D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856" w14:textId="2347D326" w:rsidR="00022E79" w:rsidRPr="00022E79" w:rsidRDefault="00022E79" w:rsidP="00022E79">
      <w:pPr>
        <w:pStyle w:val="af2"/>
        <w:jc w:val="both"/>
      </w:pPr>
      <w:bookmarkStart w:id="190" w:name="_Ref1673643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24</w:t>
      </w:r>
      <w:r>
        <w:rPr>
          <w:noProof/>
        </w:rPr>
        <w:fldChar w:fldCharType="end"/>
      </w:r>
      <w:bookmarkEnd w:id="190"/>
      <w:r w:rsidRPr="00022E79">
        <w:t xml:space="preserve">.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  <w:r w:rsidRPr="00022E79">
        <w:t>.</w:t>
      </w:r>
    </w:p>
    <w:p w14:paraId="407ED9CB" w14:textId="3CF7A73B" w:rsid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2C2F89B4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17302D">
        <w:t xml:space="preserve">Рисунок </w:t>
      </w:r>
      <w:r w:rsidR="0017302D">
        <w:rPr>
          <w:noProof/>
        </w:rPr>
        <w:t>25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  <w:r w:rsidR="00974F84">
        <w:t xml:space="preserve"> При </w:t>
      </w:r>
      <w:r w:rsidR="00B95FD8">
        <w:t>уменьшении</w:t>
      </w:r>
      <w:r w:rsidR="00974F8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trans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sol</m:t>
            </m:r>
          </m:sub>
        </m:sSub>
      </m:oMath>
      <w:r w:rsidR="00974F84">
        <w:t xml:space="preserve"> в 10 раз время индукционного периода полимеризации </w:t>
      </w:r>
      <w:r w:rsidR="00B95FD8">
        <w:t>уменьшается на 20 сек</w:t>
      </w:r>
      <w:r w:rsidR="00974F84">
        <w:t xml:space="preserve">, однако </w:t>
      </w:r>
      <w:r w:rsidR="00B95FD8">
        <w:t>более чем, 5 раз растет скорость полимеризации.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0941257D" w:rsidR="007C20D8" w:rsidRDefault="007C20D8" w:rsidP="007C20D8">
      <w:pPr>
        <w:pStyle w:val="af2"/>
        <w:jc w:val="both"/>
      </w:pPr>
      <w:bookmarkStart w:id="191" w:name="_Ref16736516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25</w:t>
      </w:r>
      <w:r>
        <w:fldChar w:fldCharType="end"/>
      </w:r>
      <w:bookmarkEnd w:id="191"/>
      <w:r w:rsidRPr="007C20D8">
        <w:t xml:space="preserve">. </w:t>
      </w:r>
      <w:r>
        <w:t xml:space="preserve">Сравнение </w:t>
      </w:r>
      <w:r w:rsidR="000B6BA7">
        <w:t xml:space="preserve">теоретических </w:t>
      </w:r>
      <w:r>
        <w:t xml:space="preserve">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  <w:r w:rsidRPr="007C20D8">
        <w:t>.</w:t>
      </w:r>
    </w:p>
    <w:p w14:paraId="05CDCEE7" w14:textId="7E5EAF10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17302D">
        <w:t xml:space="preserve">Рисунок </w:t>
      </w:r>
      <w:r w:rsidR="0017302D">
        <w:rPr>
          <w:noProof/>
        </w:rPr>
        <w:t>26</w:t>
      </w:r>
      <w:r w:rsidR="00710AD0">
        <w:fldChar w:fldCharType="end"/>
      </w:r>
      <w:r w:rsidR="00710AD0">
        <w:t>)</w:t>
      </w:r>
      <w:r>
        <w:t xml:space="preserve">, </w:t>
      </w:r>
      <w:r w:rsidR="00EC6F9B">
        <w:t xml:space="preserve">это </w:t>
      </w:r>
      <w:r>
        <w:t>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B23" w14:textId="37606CF8" w:rsidR="007C20D8" w:rsidRPr="007C20D8" w:rsidRDefault="007C20D8" w:rsidP="007C20D8">
      <w:pPr>
        <w:pStyle w:val="af2"/>
        <w:jc w:val="both"/>
      </w:pPr>
      <w:bookmarkStart w:id="192" w:name="_Ref1673651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26</w:t>
      </w:r>
      <w:r>
        <w:rPr>
          <w:noProof/>
        </w:rPr>
        <w:fldChar w:fldCharType="end"/>
      </w:r>
      <w:bookmarkEnd w:id="192"/>
      <w:r>
        <w:t>. Сравнение</w:t>
      </w:r>
      <w:r w:rsidR="000B6BA7">
        <w:t xml:space="preserve"> теоретических</w:t>
      </w:r>
      <w:r>
        <w:t xml:space="preserve">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  <w:r w:rsidRPr="007C20D8">
        <w:t>.</w:t>
      </w:r>
      <w:r>
        <w:br/>
      </w:r>
    </w:p>
    <w:p w14:paraId="2CDFF119" w14:textId="72EC9888" w:rsidR="006E0612" w:rsidRDefault="003F6AC6" w:rsidP="001830AD">
      <w:pPr>
        <w:pStyle w:val="20"/>
      </w:pPr>
      <w:bookmarkStart w:id="193" w:name="_Toc167708191"/>
      <w:bookmarkStart w:id="194" w:name="_Toc167708306"/>
      <w:bookmarkEnd w:id="106"/>
      <w:r>
        <w:t>Коэффициенты самодиффузии</w:t>
      </w:r>
      <w:bookmarkEnd w:id="193"/>
      <w:bookmarkEnd w:id="194"/>
    </w:p>
    <w:p w14:paraId="2D87F9ED" w14:textId="227D0F76" w:rsidR="00B83301" w:rsidRDefault="00B161C3" w:rsidP="001830AD">
      <w:pPr>
        <w:pStyle w:val="31"/>
      </w:pPr>
      <w:bookmarkStart w:id="195" w:name="_Toc167708192"/>
      <w:bookmarkStart w:id="196" w:name="_Toc167708307"/>
      <w:r>
        <w:t>Плотности чистых компонентов</w:t>
      </w:r>
      <w:bookmarkEnd w:id="195"/>
      <w:bookmarkEnd w:id="196"/>
    </w:p>
    <w:p w14:paraId="39297DCB" w14:textId="0D7DFB7C" w:rsidR="004C6295" w:rsidRDefault="004C6295" w:rsidP="001830AD">
      <w:pPr>
        <w:pStyle w:val="a3"/>
      </w:pPr>
      <w:r>
        <w:t xml:space="preserve">Для правильного расчета коэффициентов самодиффузии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17302D">
        <w:t xml:space="preserve">Таблица </w:t>
      </w:r>
      <w:r w:rsidR="0017302D">
        <w:rPr>
          <w:noProof/>
        </w:rPr>
        <w:t>6</w:t>
      </w:r>
      <w:r>
        <w:fldChar w:fldCharType="end"/>
      </w:r>
      <w:r>
        <w:t>):</w:t>
      </w:r>
    </w:p>
    <w:p w14:paraId="07CB94F7" w14:textId="0DCD0D37" w:rsidR="004C6295" w:rsidRDefault="004C6295" w:rsidP="004C6295">
      <w:pPr>
        <w:pStyle w:val="af2"/>
        <w:keepNext/>
      </w:pPr>
      <w:bookmarkStart w:id="197" w:name="_Ref16646418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6</w:t>
      </w:r>
      <w:r>
        <w:rPr>
          <w:noProof/>
        </w:rPr>
        <w:fldChar w:fldCharType="end"/>
      </w:r>
      <w:bookmarkEnd w:id="197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rho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[g/ml]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bookmarkStart w:id="198" w:name="_Toc167708193"/>
      <w:bookmarkStart w:id="199" w:name="_Toc167708308"/>
      <w:r>
        <w:t>Значения коэффициентов самодиффузии про 300 К</w:t>
      </w:r>
      <w:bookmarkEnd w:id="198"/>
      <w:bookmarkEnd w:id="199"/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самодиффузии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r>
        <w:rPr>
          <w:lang w:val="en-US"/>
        </w:rPr>
        <w:t>nvt</w:t>
      </w:r>
      <w:r w:rsidRPr="000D08D2">
        <w:t xml:space="preserve">, </w:t>
      </w:r>
      <w:r>
        <w:rPr>
          <w:lang w:val="en-US"/>
        </w:rPr>
        <w:t>npt</w:t>
      </w:r>
      <w:r>
        <w:t xml:space="preserve"> и продуктового расчета: </w:t>
      </w:r>
    </w:p>
    <w:p w14:paraId="0E08BF92" w14:textId="296CCCA6" w:rsidR="00B161C3" w:rsidRDefault="00B161C3" w:rsidP="00B161C3">
      <w:pPr>
        <w:pStyle w:val="af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7</w:t>
      </w:r>
      <w:r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17302D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       = 200.0         ;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      = 0.001         ;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      = 5000          ;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         = 1         ;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   = Verlet    ;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        = 1.2       ;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            = 1.2       ;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             = xyz       ;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     = PME       ;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       = 4         ;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  =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        = EnerPres  ; account for cut-off vdW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70F40075" w:rsidR="00B161C3" w:rsidRPr="00B33633" w:rsidRDefault="00B161C3" w:rsidP="00B161C3">
      <w:pPr>
        <w:pStyle w:val="af2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8</w:t>
      </w:r>
      <w:r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r>
        <w:rPr>
          <w:lang w:val="en-US"/>
        </w:rPr>
        <w:t>nvt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17302D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  ;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                  = 30000     ; 1 * 1000 * 10 = 10 ps</w:t>
            </w:r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dt                      = 0.001     ;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                 = 0         ; suppress bulky .trr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                 = 0         ; 0 for output frequency of nstxout,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                 = 0         ; nstvout, and nstfout</w:t>
            </w:r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               = 1000      ; save energies every 1.0 ps</w:t>
            </w:r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                  = 1000      ; update log file every 1.0 ps</w:t>
            </w:r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nstxout-compressed      = 1000      ; save compressed coordinates every 2.0 ps</w:t>
            </w:r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compressed-x-grps       = System    ;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  ;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    = lincs     ;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constraints             = h-bonds   ;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              = 1         ;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             = 4         ;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cutoff-scheme           = Verlet    ;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                 = 20        ; 20 fs, largely irrelevant with Verlet</w:t>
            </w:r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                = 1.2       ;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                    = 1.2       ;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                = EnerPres  ; account for cut-off vdW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             = PME       ;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               = 4         ;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          = 0.16      ;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                  = V-rescale     ;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                 = OCM BUT       ;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                   = 0.1 0.1       ; time constant, in ps</w:t>
            </w:r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                   = 300 300       ;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                  = no        ;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                     = xyz       ;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comm-grps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                 = yes       ;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                = 300       ;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                = -1        ;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064C5B49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9</w:t>
      </w:r>
      <w:r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r>
        <w:rPr>
          <w:lang w:val="en-US"/>
        </w:rPr>
        <w:t>npt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17302D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   ;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                  = 300000     ; 1 * 1000 * 10 = 10 ps</w:t>
            </w:r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  ;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                 = 0         ; suppress bulky .trr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                 = 0         ; 0 for output frequency of nstxout,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                 = 0         ; nstvout, and nstfout</w:t>
            </w:r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               = 1000      ; save energies every 1.0 ps</w:t>
            </w:r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                  = 1000      ; update log file every 1.0 ps</w:t>
            </w:r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nstxout-compressed      = 1000      ; save compressed coordinates every 1.0 ps</w:t>
            </w:r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compressed-x-grps       = System    ;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            = yes       ;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    = lincs     ;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             = h-bonds   ;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              = 1         ;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             = 4         ;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           = Verlet    ;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                 = 2         ; 20 fs, largely irrelevant with Verlet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                = 1.2       ;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                    = 1.2       ;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                = EnerPres  ; account for cut-off vdW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             = PME       ;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               = 3         ;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          = 0.16      ;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                  = V-rescale    ;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                 = OCM BUT      ;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                   = 0.1 0.1      ; time constant, in ps</w:t>
            </w:r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                   = 300 300      ;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                  = Parrinello-Rahman     ;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              = isotropic             ;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                   = 2.0                   ; time constant, in ps</w:t>
            </w:r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                   = 1.0                   ;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                     = xyz       ;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comm-grps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                 = no        ;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E6B69B7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10</w:t>
      </w:r>
      <w:r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  ;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0.002     ;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                 = 0         ; suppress bulky .trr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                 = 0         ; 0 for output frequency of nstxout,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                 = 0         ; nstvout, and nstfout</w:t>
            </w:r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               = 1000      ; save energies every 2.0 ps</w:t>
            </w:r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                  = 1000      ; update log file every 2.0 ps</w:t>
            </w:r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nstxout-compressed      = 1000      ; save compressed coordinates every 2.0 ps</w:t>
            </w:r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compressed-x-grps       = System    ;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continuation            = yes       ;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    = lincs     ;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constraints             = h-bonds   ;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              = 1         ;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             = 4         ;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Neighborsearching</w:t>
            </w:r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cutoff-scheme           = Verlet    ;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                 = 20        ; 20 fs, largely irrelevant with Verlet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                = 1.2       ;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                    = 1.2       ;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             = PME       ;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               = 4         ;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          = 0.16      ;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                  = V-rescale             ;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                 = OCM BUT        ;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                   = 0.1 0.1        ; time constant, in ps</w:t>
            </w:r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                   = 300 300        ;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                  = Parrinello-Rahman     ;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              = isotropic             ;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                   = 2.0                   ; time constant, in ps</w:t>
            </w:r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                   = 1.0                   ;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                     = xyz       ;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                = EnerPres  ; account for cut-off vdW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                 = no        ;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comm-grps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7B16AD0F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17302D">
        <w:t xml:space="preserve">Таблица </w:t>
      </w:r>
      <w:r w:rsidR="0017302D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самодиффузии с помощью формулы Смолуховского-Эйнштейна </w:t>
      </w:r>
      <w:commentRangeStart w:id="200"/>
      <w:r>
        <w:fldChar w:fldCharType="begin"/>
      </w:r>
      <w:r>
        <w:instrText xml:space="preserve"> REF _Ref166466904 \h </w:instrText>
      </w:r>
      <w:r>
        <w:fldChar w:fldCharType="separate"/>
      </w:r>
      <w:r w:rsidR="0017302D">
        <w:t>(</w:t>
      </w:r>
      <w:r w:rsidR="0017302D">
        <w:rPr>
          <w:noProof/>
        </w:rPr>
        <w:t>36</w:t>
      </w:r>
      <w:r w:rsidR="0017302D">
        <w:t>)</w:t>
      </w:r>
      <w:r>
        <w:fldChar w:fldCharType="end"/>
      </w:r>
      <w:commentRangeEnd w:id="200"/>
      <w:r w:rsidR="00F36649">
        <w:rPr>
          <w:rStyle w:val="af6"/>
          <w:rFonts w:eastAsia="SimSun" w:cstheme="minorBidi"/>
          <w:color w:val="auto"/>
          <w:lang w:eastAsia="en-US"/>
        </w:rPr>
        <w:commentReference w:id="200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519AEB7B" w:rsidR="00B161C3" w:rsidRDefault="00B161C3" w:rsidP="00B161C3">
      <w:pPr>
        <w:pStyle w:val="af2"/>
        <w:keepNext/>
      </w:pPr>
      <w:bookmarkStart w:id="201" w:name="_Ref166467070"/>
      <w:bookmarkStart w:id="202" w:name="_Ref16646706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11</w:t>
      </w:r>
      <w:r>
        <w:rPr>
          <w:noProof/>
        </w:rPr>
        <w:fldChar w:fldCharType="end"/>
      </w:r>
      <w:bookmarkEnd w:id="201"/>
      <w:r>
        <w:t>. Данные среднеквадратичного отклонения для чистых веществ</w:t>
      </w:r>
      <w:bookmarkEnd w:id="202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CD7465" w:rsidRDefault="00CD746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CD7465" w:rsidRDefault="00CD746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CD7465" w:rsidRDefault="00CD746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CD7465" w:rsidRDefault="00CD746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CD7465" w:rsidRDefault="00CD746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CD7465" w:rsidRDefault="00CD746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CD7465" w:rsidRDefault="00CD7465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CD7465" w:rsidRDefault="00CD7465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bookmarkStart w:id="203" w:name="_Toc167708194"/>
      <w:bookmarkStart w:id="204" w:name="_Toc167708309"/>
      <w:r>
        <w:t>Зависимость коэффициентов диффузии от температуры</w:t>
      </w:r>
      <w:bookmarkEnd w:id="203"/>
      <w:bookmarkEnd w:id="204"/>
    </w:p>
    <w:p w14:paraId="278F9F9F" w14:textId="36CDE20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17302D">
        <w:t xml:space="preserve">Таблица </w:t>
      </w:r>
      <w:r w:rsidR="0017302D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17302D">
        <w:t>(</w:t>
      </w:r>
      <w:r w:rsidR="0017302D">
        <w:rPr>
          <w:noProof/>
        </w:rPr>
        <w:t>23</w:t>
      </w:r>
      <w:r w:rsidR="0017302D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17302D">
        <w:t xml:space="preserve">Таблица </w:t>
      </w:r>
      <w:r w:rsidR="0017302D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7786053F" w:rsidR="008B2FB8" w:rsidRDefault="008B2FB8" w:rsidP="008B2FB8">
      <w:pPr>
        <w:pStyle w:val="af2"/>
        <w:keepNext/>
      </w:pPr>
      <w:bookmarkStart w:id="205" w:name="_Ref166464967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12</w:t>
      </w:r>
      <w:r>
        <w:rPr>
          <w:noProof/>
        </w:rPr>
        <w:fldChar w:fldCharType="end"/>
      </w:r>
      <w:bookmarkEnd w:id="205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A1FC9C" w:rsidR="00A374FD" w:rsidRDefault="00A374FD" w:rsidP="00A374FD">
      <w:pPr>
        <w:pStyle w:val="af2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7302D">
        <w:rPr>
          <w:noProof/>
        </w:rPr>
        <w:t>13</w:t>
      </w:r>
      <w:r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E vis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[kJ/mol]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[cP]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26B7FD1E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17302D">
        <w:t xml:space="preserve">Рисунок </w:t>
      </w:r>
      <w:r w:rsidR="0017302D">
        <w:rPr>
          <w:noProof/>
        </w:rPr>
        <w:t>27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7B75BF35" w:rsidR="00CD75EB" w:rsidRDefault="00CD75EB" w:rsidP="00CD75EB">
      <w:pPr>
        <w:pStyle w:val="af2"/>
      </w:pPr>
      <w:bookmarkStart w:id="206" w:name="_Ref1664639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27</w:t>
      </w:r>
      <w:r>
        <w:rPr>
          <w:noProof/>
        </w:rPr>
        <w:fldChar w:fldCharType="end"/>
      </w:r>
      <w:bookmarkEnd w:id="206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01DE2F6C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207"/>
      <w:r w:rsidR="0003407D">
        <w:t>формулу</w:t>
      </w:r>
      <w:commentRangeEnd w:id="207"/>
      <w:r w:rsidR="0003407D">
        <w:rPr>
          <w:rStyle w:val="af6"/>
          <w:rFonts w:eastAsia="SimSun" w:cstheme="minorBidi"/>
          <w:color w:val="auto"/>
          <w:lang w:eastAsia="en-US"/>
        </w:rPr>
        <w:commentReference w:id="207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самодиффузии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17302D">
        <w:t xml:space="preserve">Рисунок </w:t>
      </w:r>
      <w:r w:rsidR="0017302D">
        <w:rPr>
          <w:noProof/>
        </w:rPr>
        <w:t>28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30EE5C5E" w:rsidR="0003407D" w:rsidRDefault="0003407D" w:rsidP="0003407D">
      <w:pPr>
        <w:pStyle w:val="af2"/>
      </w:pPr>
      <w:bookmarkStart w:id="208" w:name="_Ref16687261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7302D">
        <w:rPr>
          <w:noProof/>
        </w:rPr>
        <w:t>28</w:t>
      </w:r>
      <w:r>
        <w:rPr>
          <w:noProof/>
        </w:rPr>
        <w:fldChar w:fldCharType="end"/>
      </w:r>
      <w:bookmarkEnd w:id="208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>Самый большой коэффициент само</w:t>
      </w:r>
      <w:r w:rsidRPr="00C5645B">
        <w:rPr>
          <w:rStyle w:val="aa"/>
        </w:rPr>
        <w:t>диффузии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самодиффузии. </w:t>
      </w:r>
    </w:p>
    <w:p w14:paraId="7C722DF7" w14:textId="77777777" w:rsidR="001C49ED" w:rsidRPr="00EF5950" w:rsidRDefault="001C49ED" w:rsidP="001C49ED">
      <w:pPr>
        <w:pStyle w:val="12"/>
      </w:pPr>
      <w:bookmarkStart w:id="209" w:name="_Toc136296712"/>
      <w:bookmarkStart w:id="210" w:name="_Toc167708195"/>
      <w:bookmarkStart w:id="211" w:name="_Toc167708310"/>
      <w:r>
        <w:lastRenderedPageBreak/>
        <w:t>Выводы</w:t>
      </w:r>
      <w:bookmarkEnd w:id="209"/>
      <w:bookmarkEnd w:id="210"/>
      <w:bookmarkEnd w:id="211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фотополимеризации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bookmarkStart w:id="212" w:name="_Toc167708196"/>
      <w:bookmarkStart w:id="213" w:name="_Toc167708311"/>
      <w:r>
        <w:lastRenderedPageBreak/>
        <w:t>Приложения</w:t>
      </w:r>
      <w:bookmarkEnd w:id="212"/>
      <w:bookmarkEnd w:id="213"/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bookmarkStart w:id="214" w:name="_Toc167708197"/>
      <w:bookmarkStart w:id="215" w:name="_Toc167708312"/>
      <w:r>
        <w:t>Численное решение системы обыкновенных дифференциальных уравнений</w:t>
      </w:r>
      <w:bookmarkEnd w:id="214"/>
      <w:bookmarkEnd w:id="215"/>
    </w:p>
    <w:p w14:paraId="4BF9BB87" w14:textId="77777777" w:rsidR="00901DB2" w:rsidRDefault="00901DB2" w:rsidP="001830AD">
      <w:pPr>
        <w:pStyle w:val="31"/>
      </w:pPr>
      <w:bookmarkStart w:id="216" w:name="_Toc136296706"/>
      <w:bookmarkStart w:id="217" w:name="_Toc167708198"/>
      <w:bookmarkStart w:id="218" w:name="_Toc167708313"/>
      <w:r w:rsidRPr="00644CFE">
        <w:t>Формирование</w:t>
      </w:r>
      <w:r>
        <w:t xml:space="preserve"> системы</w:t>
      </w:r>
      <w:bookmarkEnd w:id="216"/>
      <w:bookmarkEnd w:id="217"/>
      <w:bookmarkEnd w:id="218"/>
    </w:p>
    <w:p w14:paraId="469C10FF" w14:textId="77777777" w:rsidR="00901DB2" w:rsidRDefault="00901DB2" w:rsidP="001830AD">
      <w:pPr>
        <w:pStyle w:val="a3"/>
      </w:pPr>
      <w:bookmarkStart w:id="219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25643F34" w:rsidR="00901DB2" w:rsidRDefault="00901DB2" w:rsidP="001830AD">
            <w:pPr>
              <w:pStyle w:val="a3"/>
            </w:pPr>
            <w:bookmarkStart w:id="220" w:name="_Ref16601777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0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D70601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D70601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59AF03E6" w:rsidR="00901DB2" w:rsidRDefault="00901DB2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D70601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209EB0C5" w:rsidR="00901DB2" w:rsidRDefault="00901DB2" w:rsidP="001830AD">
            <w:pPr>
              <w:pStyle w:val="a3"/>
            </w:pPr>
            <w:bookmarkStart w:id="221" w:name="_Ref166028652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1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D70601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D70601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Ньютона-Рафсона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222" w:name="_Toc136296707"/>
      <w:bookmarkStart w:id="223" w:name="_Toc167708199"/>
      <w:bookmarkStart w:id="224" w:name="_Toc167708314"/>
      <w:bookmarkEnd w:id="219"/>
      <w:r>
        <w:t>Дискретизация по времени</w:t>
      </w:r>
      <w:bookmarkEnd w:id="222"/>
      <w:bookmarkEnd w:id="223"/>
      <w:bookmarkEnd w:id="224"/>
    </w:p>
    <w:p w14:paraId="710A91B0" w14:textId="77777777" w:rsidR="00901DB2" w:rsidRDefault="00901DB2" w:rsidP="001830AD">
      <w:pPr>
        <w:pStyle w:val="a3"/>
      </w:pPr>
      <w:bookmarkStart w:id="225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7D45FA52" w:rsidR="00901DB2" w:rsidRDefault="00901DB2" w:rsidP="001830AD">
            <w:pPr>
              <w:pStyle w:val="a3"/>
            </w:pPr>
            <w:bookmarkStart w:id="226" w:name="_Ref13463723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6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D70601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41E0652D" w:rsidR="00901DB2" w:rsidRDefault="00901DB2" w:rsidP="001830AD">
            <w:pPr>
              <w:pStyle w:val="a3"/>
            </w:pPr>
            <w:bookmarkStart w:id="227" w:name="_Ref1346372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7"/>
          </w:p>
        </w:tc>
      </w:tr>
    </w:tbl>
    <w:p w14:paraId="42552866" w14:textId="77777777" w:rsidR="00901DB2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>является нижнетреугольной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>Коэффициенты метода задаются таблицей Бутчера</w:t>
      </w:r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D70601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5392316A" w:rsidR="00901DB2" w:rsidRDefault="00901DB2" w:rsidP="001830AD">
            <w:pPr>
              <w:pStyle w:val="a3"/>
            </w:pPr>
            <w:bookmarkStart w:id="228" w:name="_Ref166460680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28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229" w:name="_Hlk134744698"/>
      <w:bookmarkEnd w:id="225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77315840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17302D">
        <w:t>(</w:t>
      </w:r>
      <w:r w:rsidR="0017302D">
        <w:rPr>
          <w:noProof/>
        </w:rPr>
        <w:t>29</w:t>
      </w:r>
      <w:r w:rsidR="0017302D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17302D">
        <w:t>(</w:t>
      </w:r>
      <w:r w:rsidR="0017302D">
        <w:rPr>
          <w:noProof/>
        </w:rPr>
        <w:t>30</w:t>
      </w:r>
      <w:r w:rsidR="0017302D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D70601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57C0FCD1" w:rsidR="00901DB2" w:rsidRDefault="00901DB2" w:rsidP="001830AD">
            <w:pPr>
              <w:pStyle w:val="a3"/>
            </w:pPr>
            <w:bookmarkStart w:id="230" w:name="_Ref166452995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bookmarkEnd w:id="230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r>
        <w:rPr>
          <w:lang w:val="en-US"/>
        </w:rPr>
        <w:t>i</w:t>
      </w:r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231"/>
      <w:r w:rsidRPr="00A807B9">
        <w:t>вид</w:t>
      </w:r>
      <w:commentRangeEnd w:id="231"/>
      <w:r>
        <w:rPr>
          <w:rStyle w:val="af6"/>
          <w:rFonts w:eastAsia="SimSun" w:cstheme="minorBidi"/>
          <w:color w:val="auto"/>
          <w:lang w:eastAsia="en-US"/>
        </w:rPr>
        <w:commentReference w:id="231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D70601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78614A2C" w:rsidR="00901DB2" w:rsidRDefault="00901DB2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D70601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232" w:name="_Toc136296708"/>
      <w:bookmarkStart w:id="233" w:name="_Toc167708200"/>
      <w:bookmarkStart w:id="234" w:name="_Toc167708315"/>
      <w:bookmarkEnd w:id="229"/>
      <w:r>
        <w:t>Линеаризация системы и итерационное решение</w:t>
      </w:r>
      <w:bookmarkEnd w:id="232"/>
      <w:bookmarkEnd w:id="233"/>
      <w:bookmarkEnd w:id="234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 xml:space="preserve">является численный метод Ньютона-Рафсона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Рафсоном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D70601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4D7F1D84" w:rsidR="00901DB2" w:rsidRDefault="00901DB2" w:rsidP="001830AD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Ньютона-Рафсона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D70601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65950380" w:rsidR="00901DB2" w:rsidRPr="000053E7" w:rsidRDefault="00901DB2" w:rsidP="001830AD">
            <w:pPr>
              <w:pStyle w:val="a3"/>
            </w:pPr>
            <w:r w:rsidRPr="000053E7"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D70601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052FDED0" w:rsidR="00901DB2" w:rsidRDefault="00901DB2" w:rsidP="001830AD">
            <w:pPr>
              <w:pStyle w:val="a3"/>
            </w:pPr>
            <w:bookmarkStart w:id="235" w:name="_Ref166466904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17302D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235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236" w:name="_Toc136296709"/>
      <w:bookmarkStart w:id="237" w:name="_Toc167708201"/>
      <w:bookmarkStart w:id="238" w:name="_Toc167708316"/>
      <w:r>
        <w:t>Решение СЛАУ</w:t>
      </w:r>
      <w:bookmarkEnd w:id="236"/>
      <w:bookmarkEnd w:id="237"/>
      <w:bookmarkEnd w:id="238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 xml:space="preserve">Прямые решатели (direct solvers)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 xml:space="preserve">Итерационные решатели (iterative solvers)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Parallel Direct Sparse Solver</w:t>
      </w:r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r>
        <w:t>пре</w:t>
      </w:r>
      <w:r w:rsidRPr="00936AF3">
        <w:t>обуславливатель, стратегия переупорядочивания, уровень диагностики и т.д.</w:t>
      </w:r>
      <w:r w:rsidRPr="0015000C">
        <w:t xml:space="preserve"> </w:t>
      </w:r>
      <w:r w:rsidRPr="004516FC">
        <w:t xml:space="preserve">Преобуславливатель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Пр</w:t>
      </w:r>
      <w:r>
        <w:t>е</w:t>
      </w:r>
      <w:r w:rsidRPr="004516FC">
        <w:t xml:space="preserve">обуславливатель может быть левым или правым, в зависимости от того, с какой стороны он умножается на матрицу системы. Существуют разные виды преобуславливателей, например, диагональный, </w:t>
      </w:r>
      <w:r w:rsidRPr="004516FC">
        <w:lastRenderedPageBreak/>
        <w:t>неполный LU-разложения, многосеточный и др. Преобуславливание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r w:rsidRPr="00936AF3">
        <w:t>Intel® oneAPI Math Kernel Library</w:t>
      </w:r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8B7097">
      <w:footerReference w:type="default" r:id="rId90"/>
      <w:pgSz w:w="11906" w:h="16838"/>
      <w:pgMar w:top="1135" w:right="849" w:bottom="212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2" w:author="STRANGER" w:date="2024-05-27T12:28:00Z" w:initials="S">
    <w:p w14:paraId="5998390F" w14:textId="2A817886" w:rsidR="00CD7465" w:rsidRDefault="00CD7465">
      <w:pPr>
        <w:pStyle w:val="af7"/>
      </w:pPr>
      <w:r>
        <w:rPr>
          <w:rStyle w:val="af6"/>
        </w:rPr>
        <w:annotationRef/>
      </w:r>
      <w:r>
        <w:t>Добавил примечаниек</w:t>
      </w:r>
    </w:p>
  </w:comment>
  <w:comment w:id="93" w:author="STRANGER" w:date="2024-05-22T12:13:00Z" w:initials="S">
    <w:p w14:paraId="11060C64" w14:textId="7FDC67C5" w:rsidR="00CD7465" w:rsidRDefault="00CD7465">
      <w:pPr>
        <w:pStyle w:val="af7"/>
      </w:pPr>
      <w:r>
        <w:rPr>
          <w:rStyle w:val="af6"/>
        </w:rPr>
        <w:annotationRef/>
      </w:r>
      <w:r>
        <w:t>нужно что то еще писать про это?</w:t>
      </w:r>
    </w:p>
  </w:comment>
  <w:comment w:id="155" w:author="STRANGER" w:date="2024-05-27T13:13:00Z" w:initials="S">
    <w:p w14:paraId="767096D1" w14:textId="1900711E" w:rsidR="00CD7465" w:rsidRDefault="00CD7465">
      <w:pPr>
        <w:pStyle w:val="af7"/>
      </w:pPr>
      <w:r>
        <w:rPr>
          <w:rStyle w:val="af6"/>
        </w:rPr>
        <w:annotationRef/>
      </w:r>
      <w:r>
        <w:t>проверил, все так</w:t>
      </w:r>
    </w:p>
  </w:comment>
  <w:comment w:id="200" w:author="STRANGER" w:date="2024-05-17T21:18:00Z" w:initials="S">
    <w:p w14:paraId="3A041EBD" w14:textId="1053C016" w:rsidR="00CD7465" w:rsidRDefault="00CD7465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207" w:author="STRANGER" w:date="2024-05-17T19:45:00Z" w:initials="S">
    <w:p w14:paraId="6A7BA293" w14:textId="7FC496D1" w:rsidR="00CD7465" w:rsidRDefault="00CD7465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231" w:author="HOME" w:date="2023-05-27T23:19:00Z" w:initials="H">
    <w:p w14:paraId="1034BE59" w14:textId="77777777" w:rsidR="00CD7465" w:rsidRDefault="00CD7465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998390F" w15:done="0"/>
  <w15:commentEx w15:paraId="11060C64" w15:done="0"/>
  <w15:commentEx w15:paraId="767096D1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9EC0331" w16cex:dateUtc="2024-05-13T00:10:00Z"/>
  <w16cex:commentExtensible w16cex:durableId="29DDB81A" w16cex:dateUtc="2024-05-02T03:58:00Z"/>
  <w16cex:commentExtensible w16cex:durableId="29E15713" w16cex:dateUtc="2024-05-04T21:53:00Z"/>
  <w16cex:commentExtensible w16cex:durableId="35639690" w16cex:dateUtc="2024-05-26T08:13:00Z"/>
  <w16cex:commentExtensible w16cex:durableId="29EC0509" w16cex:dateUtc="2024-05-13T00:18:00Z"/>
  <w16cex:commentExtensible w16cex:durableId="10DBE51B" w16cex:dateUtc="2024-05-26T08:16:00Z"/>
  <w16cex:commentExtensible w16cex:durableId="29EC053F" w16cex:dateUtc="2024-05-13T00:19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1AA8C716" w16cex:dateUtc="2024-05-26T08:21:00Z"/>
  <w16cex:commentExtensible w16cex:durableId="29CFDEF0" w16cex:dateUtc="2024-04-21T15:52:00Z"/>
  <w16cex:commentExtensible w16cex:durableId="29DC03BF" w16cex:dateUtc="2024-04-30T20:56:00Z"/>
  <w16cex:commentExtensible w16cex:durableId="66192225" w16cex:dateUtc="2024-05-26T08:23:00Z"/>
  <w16cex:commentExtensible w16cex:durableId="76001DED" w16cex:dateUtc="2024-05-26T08:25:00Z"/>
  <w16cex:commentExtensible w16cex:durableId="062DB1BF" w16cex:dateUtc="2024-05-26T08:26:00Z"/>
  <w16cex:commentExtensible w16cex:durableId="09671363" w16cex:dateUtc="2024-05-26T08:28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98390F" w16cid:durableId="29FEFB08"/>
  <w16cid:commentId w16cid:paraId="11060C64" w16cid:durableId="29F85FF5"/>
  <w16cid:commentId w16cid:paraId="767096D1" w16cid:durableId="29FF058D"/>
  <w16cid:commentId w16cid:paraId="3A041EBD" w16cid:durableId="29F24841"/>
  <w16cid:commentId w16cid:paraId="6A7BA293" w16cid:durableId="29F23255"/>
  <w16cid:commentId w16cid:paraId="1034BE59" w16cid:durableId="281D0E7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C6A64" w14:textId="77777777" w:rsidR="0022641C" w:rsidRDefault="0022641C" w:rsidP="00CD7465">
      <w:pPr>
        <w:spacing w:after="0" w:line="240" w:lineRule="auto"/>
      </w:pPr>
      <w:r>
        <w:separator/>
      </w:r>
    </w:p>
  </w:endnote>
  <w:endnote w:type="continuationSeparator" w:id="0">
    <w:p w14:paraId="0F8AC520" w14:textId="77777777" w:rsidR="0022641C" w:rsidRDefault="0022641C" w:rsidP="00CD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2368736"/>
      <w:docPartObj>
        <w:docPartGallery w:val="Page Numbers (Bottom of Page)"/>
        <w:docPartUnique/>
      </w:docPartObj>
    </w:sdtPr>
    <w:sdtContent>
      <w:p w14:paraId="07292308" w14:textId="18BA9DEF" w:rsidR="00CD7465" w:rsidRDefault="00CD7465">
        <w:pPr>
          <w:pStyle w:val="affff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F55467" w14:textId="77777777" w:rsidR="00CD7465" w:rsidRDefault="00CD7465">
    <w:pPr>
      <w:pStyle w:val="affff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3A0101" w14:textId="77777777" w:rsidR="0022641C" w:rsidRDefault="0022641C" w:rsidP="00CD7465">
      <w:pPr>
        <w:spacing w:after="0" w:line="240" w:lineRule="auto"/>
      </w:pPr>
      <w:r>
        <w:separator/>
      </w:r>
    </w:p>
  </w:footnote>
  <w:footnote w:type="continuationSeparator" w:id="0">
    <w:p w14:paraId="33CA7D6A" w14:textId="77777777" w:rsidR="0022641C" w:rsidRDefault="0022641C" w:rsidP="00CD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C209B"/>
    <w:multiLevelType w:val="hybridMultilevel"/>
    <w:tmpl w:val="4934CF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20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12"/>
  </w:num>
  <w:num w:numId="3">
    <w:abstractNumId w:val="17"/>
  </w:num>
  <w:num w:numId="4">
    <w:abstractNumId w:val="19"/>
  </w:num>
  <w:num w:numId="5">
    <w:abstractNumId w:val="15"/>
  </w:num>
  <w:num w:numId="6">
    <w:abstractNumId w:val="22"/>
  </w:num>
  <w:num w:numId="7">
    <w:abstractNumId w:val="21"/>
  </w:num>
  <w:num w:numId="8">
    <w:abstractNumId w:val="23"/>
  </w:num>
  <w:num w:numId="9">
    <w:abstractNumId w:val="18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4"/>
  </w:num>
  <w:num w:numId="21">
    <w:abstractNumId w:val="10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6"/>
  </w:num>
  <w:num w:numId="36">
    <w:abstractNumId w:val="20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rsenyev">
    <w15:presenceInfo w15:providerId="Windows Live" w15:userId="4f0a88d6dd4adfac"/>
  </w15:person>
  <w15:person w15:author="STRANGER">
    <w15:presenceInfo w15:providerId="None" w15:userId="STRANGER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433"/>
    <w:rsid w:val="00085FD0"/>
    <w:rsid w:val="00090C9C"/>
    <w:rsid w:val="000A6096"/>
    <w:rsid w:val="000A70BE"/>
    <w:rsid w:val="000A731B"/>
    <w:rsid w:val="000A762C"/>
    <w:rsid w:val="000B558D"/>
    <w:rsid w:val="000B6BA7"/>
    <w:rsid w:val="000C0D12"/>
    <w:rsid w:val="000C1A5C"/>
    <w:rsid w:val="000C4096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420AE"/>
    <w:rsid w:val="0015157D"/>
    <w:rsid w:val="00151AE6"/>
    <w:rsid w:val="001546B8"/>
    <w:rsid w:val="0015511F"/>
    <w:rsid w:val="00155AD0"/>
    <w:rsid w:val="00160789"/>
    <w:rsid w:val="0016359E"/>
    <w:rsid w:val="0016460D"/>
    <w:rsid w:val="001706B1"/>
    <w:rsid w:val="0017302D"/>
    <w:rsid w:val="0018078D"/>
    <w:rsid w:val="00181538"/>
    <w:rsid w:val="00182F8F"/>
    <w:rsid w:val="001830AD"/>
    <w:rsid w:val="00185797"/>
    <w:rsid w:val="00186BFC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641C"/>
    <w:rsid w:val="00227EB8"/>
    <w:rsid w:val="00232FCE"/>
    <w:rsid w:val="002361F2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B7AC8"/>
    <w:rsid w:val="002C2036"/>
    <w:rsid w:val="002C3C33"/>
    <w:rsid w:val="002C3F1F"/>
    <w:rsid w:val="002C5F6D"/>
    <w:rsid w:val="002C62AC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07F1"/>
    <w:rsid w:val="003045FD"/>
    <w:rsid w:val="00314CC9"/>
    <w:rsid w:val="00315B54"/>
    <w:rsid w:val="00322FE0"/>
    <w:rsid w:val="0032689F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31AD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3A1E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84106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706BF1"/>
    <w:rsid w:val="007075FB"/>
    <w:rsid w:val="00707EA0"/>
    <w:rsid w:val="00710A0C"/>
    <w:rsid w:val="00710AD0"/>
    <w:rsid w:val="007110E7"/>
    <w:rsid w:val="007177EA"/>
    <w:rsid w:val="007203D1"/>
    <w:rsid w:val="00722E49"/>
    <w:rsid w:val="007249B4"/>
    <w:rsid w:val="0073324E"/>
    <w:rsid w:val="00733E49"/>
    <w:rsid w:val="00734987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1D96"/>
    <w:rsid w:val="007B2366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29F9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097"/>
    <w:rsid w:val="008B726B"/>
    <w:rsid w:val="008B74CF"/>
    <w:rsid w:val="008C0727"/>
    <w:rsid w:val="008C0A16"/>
    <w:rsid w:val="008C512A"/>
    <w:rsid w:val="008C6339"/>
    <w:rsid w:val="008C69BF"/>
    <w:rsid w:val="008D4FAF"/>
    <w:rsid w:val="008E095F"/>
    <w:rsid w:val="008E4497"/>
    <w:rsid w:val="008E57B9"/>
    <w:rsid w:val="008F41B4"/>
    <w:rsid w:val="008F4A9F"/>
    <w:rsid w:val="008F779E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4F84"/>
    <w:rsid w:val="009757A1"/>
    <w:rsid w:val="00977CDE"/>
    <w:rsid w:val="009826F6"/>
    <w:rsid w:val="00983B76"/>
    <w:rsid w:val="009920C6"/>
    <w:rsid w:val="009923DE"/>
    <w:rsid w:val="00994560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29C4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1AAB"/>
    <w:rsid w:val="00A72943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396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27CE6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67857"/>
    <w:rsid w:val="00B7145C"/>
    <w:rsid w:val="00B72707"/>
    <w:rsid w:val="00B83301"/>
    <w:rsid w:val="00B90127"/>
    <w:rsid w:val="00B93AB1"/>
    <w:rsid w:val="00B95FD8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08F7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465"/>
    <w:rsid w:val="00CD75EB"/>
    <w:rsid w:val="00CD7ED0"/>
    <w:rsid w:val="00CE08C2"/>
    <w:rsid w:val="00CE2C80"/>
    <w:rsid w:val="00CE4132"/>
    <w:rsid w:val="00CE5B64"/>
    <w:rsid w:val="00CF17DD"/>
    <w:rsid w:val="00CF3100"/>
    <w:rsid w:val="00CF37D1"/>
    <w:rsid w:val="00CF790A"/>
    <w:rsid w:val="00D14EAD"/>
    <w:rsid w:val="00D15BA6"/>
    <w:rsid w:val="00D16964"/>
    <w:rsid w:val="00D21335"/>
    <w:rsid w:val="00D26A5A"/>
    <w:rsid w:val="00D302C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60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5B45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456F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6F9B"/>
    <w:rsid w:val="00EC73B0"/>
    <w:rsid w:val="00EC7F7A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13A1C"/>
    <w:rsid w:val="00F31E32"/>
    <w:rsid w:val="00F35CEF"/>
    <w:rsid w:val="00F36649"/>
    <w:rsid w:val="00F36813"/>
    <w:rsid w:val="00F40FFF"/>
    <w:rsid w:val="00F45ACA"/>
    <w:rsid w:val="00F522FF"/>
    <w:rsid w:val="00F605C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qFormat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2.emf"/><Relationship Id="rId42" Type="http://schemas.openxmlformats.org/officeDocument/2006/relationships/image" Target="media/image23.png"/><Relationship Id="rId47" Type="http://schemas.openxmlformats.org/officeDocument/2006/relationships/image" Target="media/image28.emf"/><Relationship Id="rId63" Type="http://schemas.openxmlformats.org/officeDocument/2006/relationships/image" Target="media/image40.jpeg"/><Relationship Id="rId68" Type="http://schemas.openxmlformats.org/officeDocument/2006/relationships/image" Target="media/image45.jpg"/><Relationship Id="rId84" Type="http://schemas.openxmlformats.org/officeDocument/2006/relationships/image" Target="media/image61.jpeg"/><Relationship Id="rId89" Type="http://schemas.openxmlformats.org/officeDocument/2006/relationships/image" Target="media/image66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comments" Target="comments.xml"/><Relationship Id="rId53" Type="http://schemas.openxmlformats.org/officeDocument/2006/relationships/oleObject" Target="embeddings/oleObject11.bin"/><Relationship Id="rId58" Type="http://schemas.openxmlformats.org/officeDocument/2006/relationships/image" Target="media/image35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8/08/relationships/commentsExtensible" Target="commentsExtensible.xml"/><Relationship Id="rId22" Type="http://schemas.openxmlformats.org/officeDocument/2006/relationships/oleObject" Target="embeddings/oleObject3.bin"/><Relationship Id="rId27" Type="http://schemas.openxmlformats.org/officeDocument/2006/relationships/image" Target="media/image15.emf"/><Relationship Id="rId43" Type="http://schemas.openxmlformats.org/officeDocument/2006/relationships/image" Target="media/image24.png"/><Relationship Id="rId48" Type="http://schemas.openxmlformats.org/officeDocument/2006/relationships/oleObject" Target="embeddings/oleObject10.bin"/><Relationship Id="rId64" Type="http://schemas.openxmlformats.org/officeDocument/2006/relationships/image" Target="media/image41.jpeg"/><Relationship Id="rId69" Type="http://schemas.openxmlformats.org/officeDocument/2006/relationships/image" Target="media/image46.jpe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80" Type="http://schemas.openxmlformats.org/officeDocument/2006/relationships/image" Target="media/image57.jpeg"/><Relationship Id="rId85" Type="http://schemas.openxmlformats.org/officeDocument/2006/relationships/image" Target="media/image62.jpeg"/><Relationship Id="rId93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emf"/><Relationship Id="rId33" Type="http://schemas.openxmlformats.org/officeDocument/2006/relationships/image" Target="media/image19.emf"/><Relationship Id="rId38" Type="http://schemas.microsoft.com/office/2011/relationships/commentsExtended" Target="commentsExtended.xml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54" Type="http://schemas.openxmlformats.org/officeDocument/2006/relationships/image" Target="media/image33.jpeg"/><Relationship Id="rId62" Type="http://schemas.openxmlformats.org/officeDocument/2006/relationships/image" Target="media/image39.png"/><Relationship Id="rId70" Type="http://schemas.openxmlformats.org/officeDocument/2006/relationships/image" Target="media/image47.jpeg"/><Relationship Id="rId75" Type="http://schemas.openxmlformats.org/officeDocument/2006/relationships/image" Target="media/image52.png"/><Relationship Id="rId83" Type="http://schemas.openxmlformats.org/officeDocument/2006/relationships/image" Target="media/image60.jpeg"/><Relationship Id="rId88" Type="http://schemas.openxmlformats.org/officeDocument/2006/relationships/image" Target="media/image6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9.bin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8.emf"/><Relationship Id="rId44" Type="http://schemas.openxmlformats.org/officeDocument/2006/relationships/image" Target="media/image25.png"/><Relationship Id="rId52" Type="http://schemas.openxmlformats.org/officeDocument/2006/relationships/image" Target="media/image32.emf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jpeg"/><Relationship Id="rId86" Type="http://schemas.openxmlformats.org/officeDocument/2006/relationships/image" Target="media/image63.jpe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microsoft.com/office/2016/09/relationships/commentsIds" Target="commentsIds.xml"/><Relationship Id="rId34" Type="http://schemas.openxmlformats.org/officeDocument/2006/relationships/oleObject" Target="embeddings/oleObject8.bin"/><Relationship Id="rId50" Type="http://schemas.openxmlformats.org/officeDocument/2006/relationships/image" Target="media/image30.png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microsoft.com/office/2011/relationships/people" Target="people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oleObject" Target="embeddings/oleObject4.bin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3.png"/><Relationship Id="rId87" Type="http://schemas.openxmlformats.org/officeDocument/2006/relationships/image" Target="media/image64.png"/><Relationship Id="rId61" Type="http://schemas.openxmlformats.org/officeDocument/2006/relationships/image" Target="media/image38.png"/><Relationship Id="rId82" Type="http://schemas.openxmlformats.org/officeDocument/2006/relationships/image" Target="media/image59.jpeg"/><Relationship Id="rId19" Type="http://schemas.openxmlformats.org/officeDocument/2006/relationships/image" Target="media/image10.png"/><Relationship Id="rId14" Type="http://schemas.openxmlformats.org/officeDocument/2006/relationships/image" Target="media/image7.emf"/><Relationship Id="rId30" Type="http://schemas.openxmlformats.org/officeDocument/2006/relationships/image" Target="media/image17.png"/><Relationship Id="rId35" Type="http://schemas.openxmlformats.org/officeDocument/2006/relationships/image" Target="media/image20.emf"/><Relationship Id="rId56" Type="http://schemas.openxmlformats.org/officeDocument/2006/relationships/image" Target="media/image310.jpeg"/><Relationship Id="rId77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0F0801"/>
    <w:rsid w:val="00196C92"/>
    <w:rsid w:val="00230829"/>
    <w:rsid w:val="002C79D6"/>
    <w:rsid w:val="00331248"/>
    <w:rsid w:val="003463F7"/>
    <w:rsid w:val="00494885"/>
    <w:rsid w:val="00511E9D"/>
    <w:rsid w:val="00550652"/>
    <w:rsid w:val="00667EFE"/>
    <w:rsid w:val="006F0421"/>
    <w:rsid w:val="006F137C"/>
    <w:rsid w:val="007C567D"/>
    <w:rsid w:val="00842035"/>
    <w:rsid w:val="00937BB0"/>
    <w:rsid w:val="009920C6"/>
    <w:rsid w:val="009C4E82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  <w:rsid w:val="00FA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4E8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7E86EFAF981248C59ADA07BF0CF62A4E">
    <w:name w:val="7E86EFAF981248C59ADA07BF0CF62A4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5CD1A111B190433D940291AD64FAF1E0">
    <w:name w:val="5CD1A111B190433D940291AD64FAF1E0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776592E-64F1-480D-A8D8-1A0DBB0C8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98</Pages>
  <Words>100790</Words>
  <Characters>574509</Characters>
  <Application>Microsoft Office Word</Application>
  <DocSecurity>0</DocSecurity>
  <Lines>4787</Lines>
  <Paragraphs>1347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18</cp:revision>
  <dcterms:created xsi:type="dcterms:W3CDTF">2024-05-26T08:34:00Z</dcterms:created>
  <dcterms:modified xsi:type="dcterms:W3CDTF">2024-05-27T10:32:00Z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