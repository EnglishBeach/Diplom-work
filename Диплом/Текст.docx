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FAD67" w14:textId="186AC0DB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4625D010" w14:textId="415AD189" w:rsidR="003D31AD" w:rsidRPr="008B7097" w:rsidRDefault="003D31AD" w:rsidP="008B7097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им. Н.И. ЛОБАЧЕВСКОГО (ННГУ)»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39EE6803" w14:textId="77777777" w:rsidR="003D31AD" w:rsidRPr="008B7097" w:rsidRDefault="003D31AD" w:rsidP="00B0396C">
      <w:pPr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 (дипломная работа)</w:t>
      </w:r>
    </w:p>
    <w:p w14:paraId="0A18FCCE" w14:textId="77777777" w:rsidR="003D31AD" w:rsidRPr="008B7097" w:rsidRDefault="003D31AD" w:rsidP="003D31AD">
      <w:pPr>
        <w:pStyle w:val="affff1"/>
        <w:rPr>
          <w:rFonts w:ascii="Times New Roman" w:hAnsi="Times New Roman" w:cs="Times New Roman"/>
          <w:b/>
          <w:sz w:val="28"/>
          <w:szCs w:val="28"/>
        </w:rPr>
      </w:pP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5C2242E3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>Моделирование процесса полимеризации композиций ДМЭГ/бутанол, ПЭТА/бутанол и ОКМ-2/бутанол инициируемой системой о-хинон/амин</w:t>
      </w:r>
    </w:p>
    <w:p w14:paraId="6EE77AB1" w14:textId="77777777" w:rsidR="008B7097" w:rsidRP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323B1966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6BE4CAEE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4349EFE4" w14:textId="77777777" w:rsidR="003D31AD" w:rsidRPr="008B7097" w:rsidRDefault="003D31AD" w:rsidP="008B7097">
      <w:pPr>
        <w:pStyle w:val="affff1"/>
        <w:spacing w:before="234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Исполнитель,</w:t>
      </w: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студент 5 курса очной формы</w:t>
      </w:r>
      <w:r w:rsidRPr="008B709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204A19C6" w:rsidR="003D31AD" w:rsidRPr="008B7097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647066F2" w14:textId="77777777" w:rsidR="003D31AD" w:rsidRPr="008B7097" w:rsidRDefault="003D31AD" w:rsidP="003D31AD">
      <w:pPr>
        <w:pStyle w:val="affff1"/>
        <w:rPr>
          <w:rFonts w:ascii="Times New Roman" w:hAnsi="Times New Roman" w:cs="Times New Roman"/>
          <w:sz w:val="28"/>
          <w:szCs w:val="28"/>
        </w:rPr>
      </w:pPr>
    </w:p>
    <w:p w14:paraId="3CFF01AF" w14:textId="325EB686" w:rsidR="003D31AD" w:rsidRDefault="003D31AD" w:rsidP="003D31AD">
      <w:pPr>
        <w:pStyle w:val="affff1"/>
        <w:spacing w:before="4"/>
        <w:rPr>
          <w:rFonts w:ascii="Times New Roman" w:hAnsi="Times New Roman" w:cs="Times New Roman"/>
          <w:sz w:val="28"/>
          <w:szCs w:val="28"/>
        </w:rPr>
      </w:pPr>
    </w:p>
    <w:p w14:paraId="797D0462" w14:textId="77777777" w:rsidR="008B7097" w:rsidRPr="008B7097" w:rsidRDefault="008B7097" w:rsidP="003D31AD">
      <w:pPr>
        <w:pStyle w:val="affff1"/>
        <w:spacing w:before="4"/>
        <w:rPr>
          <w:rFonts w:ascii="Times New Roman" w:hAnsi="Times New Roman" w:cs="Times New Roman"/>
          <w:sz w:val="28"/>
          <w:szCs w:val="28"/>
        </w:rPr>
      </w:pPr>
    </w:p>
    <w:p w14:paraId="1581CA6A" w14:textId="696DBFA9" w:rsidR="00CD7465" w:rsidRPr="008B7097" w:rsidRDefault="003D31AD" w:rsidP="008B7097">
      <w:pPr>
        <w:pStyle w:val="affff1"/>
        <w:spacing w:before="89" w:line="256" w:lineRule="auto"/>
        <w:ind w:left="4096" w:right="3931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 Новгород 2021 г.</w:t>
      </w:r>
    </w:p>
    <w:bookmarkStart w:id="1" w:name="_Toc167710056" w:displacedByCustomXml="next"/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8D8F386" w14:textId="6B884313" w:rsidR="00CD7465" w:rsidRDefault="00CD7465" w:rsidP="00CD7465">
          <w:pPr>
            <w:pStyle w:val="12"/>
          </w:pPr>
          <w:r>
            <w:t>Оглавление</w:t>
          </w:r>
          <w:bookmarkEnd w:id="1"/>
        </w:p>
        <w:p w14:paraId="2A253E4F" w14:textId="6D985F30" w:rsidR="008954EF" w:rsidRDefault="00CD7465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r w:rsidRPr="00CD74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746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74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710056" w:history="1">
            <w:r w:rsidR="008954EF" w:rsidRPr="00A40A24">
              <w:rPr>
                <w:rStyle w:val="aff6"/>
                <w:noProof/>
              </w:rPr>
              <w:t>Оглавление</w:t>
            </w:r>
            <w:r w:rsidR="008954EF">
              <w:rPr>
                <w:noProof/>
                <w:webHidden/>
              </w:rPr>
              <w:tab/>
            </w:r>
            <w:r w:rsidR="008954EF">
              <w:rPr>
                <w:noProof/>
                <w:webHidden/>
              </w:rPr>
              <w:fldChar w:fldCharType="begin"/>
            </w:r>
            <w:r w:rsidR="008954EF">
              <w:rPr>
                <w:noProof/>
                <w:webHidden/>
              </w:rPr>
              <w:instrText xml:space="preserve"> PAGEREF _Toc167710056 \h </w:instrText>
            </w:r>
            <w:r w:rsidR="008954EF">
              <w:rPr>
                <w:noProof/>
                <w:webHidden/>
              </w:rPr>
            </w:r>
            <w:r w:rsidR="008954EF">
              <w:rPr>
                <w:noProof/>
                <w:webHidden/>
              </w:rPr>
              <w:fldChar w:fldCharType="separate"/>
            </w:r>
            <w:r w:rsidR="008954EF">
              <w:rPr>
                <w:noProof/>
                <w:webHidden/>
              </w:rPr>
              <w:t>2</w:t>
            </w:r>
            <w:r w:rsidR="008954EF">
              <w:rPr>
                <w:noProof/>
                <w:webHidden/>
              </w:rPr>
              <w:fldChar w:fldCharType="end"/>
            </w:r>
          </w:hyperlink>
        </w:p>
        <w:p w14:paraId="71D416FE" w14:textId="55A6A0E7" w:rsidR="008954EF" w:rsidRDefault="008954EF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57" w:history="1">
            <w:r w:rsidRPr="00A40A24">
              <w:rPr>
                <w:rStyle w:val="aff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F440" w14:textId="3EDFBDA8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58" w:history="1">
            <w:r w:rsidRPr="00A40A24">
              <w:rPr>
                <w:rStyle w:val="aff6"/>
                <w:noProof/>
              </w:rPr>
              <w:t>1. 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1D54" w14:textId="0987AC5F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59" w:history="1">
            <w:r w:rsidRPr="00A40A24">
              <w:rPr>
                <w:rStyle w:val="aff6"/>
                <w:noProof/>
              </w:rPr>
              <w:t>2.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F16E0" w14:textId="4521CA58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0" w:history="1">
            <w:r w:rsidRPr="00A40A24">
              <w:rPr>
                <w:rStyle w:val="aff6"/>
                <w:noProof/>
              </w:rPr>
              <w:t>3.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D76D9" w14:textId="143CF498" w:rsidR="008954EF" w:rsidRDefault="008954EF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1" w:history="1">
            <w:r w:rsidRPr="00A40A24">
              <w:rPr>
                <w:rStyle w:val="aff6"/>
                <w:noProof/>
              </w:rPr>
              <w:t>Литературный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5D1E" w14:textId="6D660BD4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2" w:history="1">
            <w:r w:rsidRPr="00A40A24">
              <w:rPr>
                <w:rStyle w:val="aff6"/>
                <w:noProof/>
              </w:rPr>
              <w:t>1. Фотоинициирование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20C29" w14:textId="7807604D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3" w:history="1">
            <w:r w:rsidRPr="00A40A24">
              <w:rPr>
                <w:rStyle w:val="aff6"/>
                <w:noProof/>
              </w:rPr>
              <w:t>1.1. Активация хинона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4693" w14:textId="34BC2398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4" w:history="1">
            <w:r w:rsidRPr="00A40A24">
              <w:rPr>
                <w:rStyle w:val="aff6"/>
                <w:noProof/>
              </w:rPr>
              <w:t>1.2. Фотовосстановление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72C1" w14:textId="04352E41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5" w:history="1">
            <w:r w:rsidRPr="00A40A24">
              <w:rPr>
                <w:rStyle w:val="aff6"/>
                <w:noProof/>
              </w:rPr>
              <w:t>1.3. Радикальные реакции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51F8" w14:textId="58BA8584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6" w:history="1">
            <w:r w:rsidRPr="00A40A24">
              <w:rPr>
                <w:rStyle w:val="aff6"/>
                <w:noProof/>
              </w:rPr>
              <w:t>1.4. Фотодекарбонилирование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7AAC" w14:textId="5865CEB7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7" w:history="1">
            <w:r w:rsidRPr="00A40A24">
              <w:rPr>
                <w:rStyle w:val="aff6"/>
                <w:noProof/>
              </w:rPr>
              <w:t>1.5. Потенциальные реакции ингибирования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001B0" w14:textId="714D87D0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8" w:history="1">
            <w:r w:rsidRPr="00A40A24">
              <w:rPr>
                <w:rStyle w:val="aff6"/>
                <w:noProof/>
              </w:rPr>
              <w:t>1.6. Итоговая схема фотоинициирования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7150" w14:textId="45C6AF2D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69" w:history="1">
            <w:r w:rsidRPr="00A40A24">
              <w:rPr>
                <w:rStyle w:val="aff6"/>
                <w:noProof/>
              </w:rPr>
              <w:t>2. полимеризация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0E2A1" w14:textId="6E7DA4F3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0" w:history="1">
            <w:r w:rsidRPr="00A40A24">
              <w:rPr>
                <w:rStyle w:val="aff6"/>
                <w:noProof/>
              </w:rPr>
              <w:t>2.1. Инициирование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308C9" w14:textId="390BEA0A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1" w:history="1">
            <w:r w:rsidRPr="00A40A24">
              <w:rPr>
                <w:rStyle w:val="aff6"/>
                <w:noProof/>
              </w:rPr>
              <w:t>2.2. Рост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5001A" w14:textId="5C8AAB7B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2" w:history="1">
            <w:r w:rsidRPr="00A40A24">
              <w:rPr>
                <w:rStyle w:val="aff6"/>
                <w:noProof/>
              </w:rPr>
              <w:t>2.3. Передача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D3AA" w14:textId="7233D6C1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3" w:history="1">
            <w:r w:rsidRPr="00A40A24">
              <w:rPr>
                <w:rStyle w:val="aff6"/>
                <w:noProof/>
              </w:rPr>
              <w:t>2.4. Ингибирование полимеризации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0204" w14:textId="45F5F0D8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4" w:history="1">
            <w:r w:rsidRPr="00A40A24">
              <w:rPr>
                <w:rStyle w:val="aff6"/>
                <w:noProof/>
              </w:rPr>
              <w:t>2.5. Обрыв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42474" w14:textId="0DA22F41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5" w:history="1">
            <w:r w:rsidRPr="00A40A24">
              <w:rPr>
                <w:rStyle w:val="aff6"/>
                <w:noProof/>
              </w:rPr>
              <w:t>2.6. Итоговая схема полимеризации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7372D" w14:textId="07D99795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6" w:history="1">
            <w:r w:rsidRPr="00A40A24">
              <w:rPr>
                <w:rStyle w:val="aff6"/>
                <w:noProof/>
              </w:rPr>
              <w:t>3. Описание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CACAA" w14:textId="294AF96B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7" w:history="1">
            <w:r w:rsidRPr="00A40A24">
              <w:rPr>
                <w:rStyle w:val="aff6"/>
                <w:noProof/>
              </w:rPr>
              <w:t>4. Диффузионные 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8BE23" w14:textId="40ED1660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8" w:history="1">
            <w:r w:rsidRPr="00A40A24">
              <w:rPr>
                <w:rStyle w:val="aff6"/>
                <w:noProof/>
              </w:rPr>
              <w:t>4.1. Диффузия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33063" w14:textId="728FD622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79" w:history="1">
            <w:r w:rsidRPr="00A40A24">
              <w:rPr>
                <w:rStyle w:val="aff6"/>
                <w:noProof/>
              </w:rPr>
              <w:t>4.2. Зависимость диффузии от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207B" w14:textId="3DFD7A1C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0" w:history="1">
            <w:r w:rsidRPr="00A40A24">
              <w:rPr>
                <w:rStyle w:val="aff6"/>
                <w:noProof/>
              </w:rPr>
              <w:t>4.3.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D259" w14:textId="713A7103" w:rsidR="008954EF" w:rsidRDefault="008954EF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1" w:history="1">
            <w:r w:rsidRPr="00A40A24">
              <w:rPr>
                <w:rStyle w:val="aff6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54A1" w14:textId="2686A2F1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2" w:history="1">
            <w:r w:rsidRPr="00A40A24">
              <w:rPr>
                <w:rStyle w:val="aff6"/>
                <w:noProof/>
              </w:rPr>
              <w:t>1. Численное моделирование кинетической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9C73" w14:textId="0A8CEA48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3" w:history="1">
            <w:r w:rsidRPr="00A40A24">
              <w:rPr>
                <w:rStyle w:val="aff6"/>
                <w:noProof/>
              </w:rPr>
              <w:t>1.1. Метод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5BA45" w14:textId="0534CC74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4" w:history="1">
            <w:r w:rsidRPr="00A40A24">
              <w:rPr>
                <w:rStyle w:val="aff6"/>
                <w:noProof/>
              </w:rPr>
              <w:t>1.2. Редукция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7E8BF" w14:textId="5FF2826E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5" w:history="1">
            <w:r w:rsidRPr="00A40A24">
              <w:rPr>
                <w:rStyle w:val="aff6"/>
                <w:noProof/>
              </w:rPr>
              <w:t>1.3. Экспериментальная проверка значений констант скоростей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AEA4" w14:textId="144E5169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6" w:history="1">
            <w:r w:rsidRPr="00A40A24">
              <w:rPr>
                <w:rStyle w:val="aff6"/>
                <w:noProof/>
              </w:rPr>
              <w:t>2. Оценка коэффициентов самодиффузии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BFD1" w14:textId="7A3C256E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7" w:history="1">
            <w:r w:rsidRPr="00A40A24">
              <w:rPr>
                <w:rStyle w:val="aff6"/>
                <w:noProof/>
              </w:rPr>
              <w:t>2.1. Молекулярная динамика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B80AF" w14:textId="2DDCAEFB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8" w:history="1">
            <w:r w:rsidRPr="00A40A24">
              <w:rPr>
                <w:rStyle w:val="aff6"/>
                <w:noProof/>
              </w:rPr>
              <w:t>2.2. Нахождение вязкостей чистых мономеров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5F31" w14:textId="539D8472" w:rsidR="008954EF" w:rsidRDefault="008954EF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89" w:history="1">
            <w:r w:rsidRPr="00A40A24">
              <w:rPr>
                <w:rStyle w:val="aff6"/>
                <w:noProof/>
              </w:rPr>
              <w:t>Результаты</w:t>
            </w:r>
            <w:r w:rsidRPr="00A40A24">
              <w:rPr>
                <w:rStyle w:val="aff6"/>
                <w:noProof/>
                <w:lang w:val="en-US"/>
              </w:rPr>
              <w:t xml:space="preserve"> </w:t>
            </w:r>
            <w:r w:rsidRPr="00A40A24">
              <w:rPr>
                <w:rStyle w:val="aff6"/>
                <w:noProof/>
              </w:rPr>
              <w:t>и</w:t>
            </w:r>
            <w:r w:rsidRPr="00A40A24">
              <w:rPr>
                <w:rStyle w:val="aff6"/>
                <w:noProof/>
                <w:lang w:val="en-US"/>
              </w:rPr>
              <w:t xml:space="preserve"> </w:t>
            </w:r>
            <w:r w:rsidRPr="00A40A24">
              <w:rPr>
                <w:rStyle w:val="aff6"/>
                <w:noProof/>
              </w:rPr>
              <w:t>обсуждение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9552" w14:textId="2C09470D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0" w:history="1">
            <w:r w:rsidRPr="00A40A24">
              <w:rPr>
                <w:rStyle w:val="aff6"/>
                <w:noProof/>
              </w:rPr>
              <w:t>1. Моделирование кинетики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13F4E" w14:textId="0C6C0E6C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1" w:history="1">
            <w:r w:rsidRPr="00A40A24">
              <w:rPr>
                <w:rStyle w:val="aff6"/>
                <w:noProof/>
              </w:rPr>
              <w:t>1.1. Редукция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8F57" w14:textId="43BC5D31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2" w:history="1">
            <w:r w:rsidRPr="00A40A24">
              <w:rPr>
                <w:rStyle w:val="aff6"/>
                <w:noProof/>
              </w:rPr>
              <w:t>1.2. Экспериментальная проверка редуцированной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5EE1F" w14:textId="470DFA0D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3" w:history="1">
            <w:r w:rsidRPr="00A40A24">
              <w:rPr>
                <w:rStyle w:val="aff6"/>
                <w:noProof/>
              </w:rPr>
              <w:t>1.3. Зависимость концентраций реагирующих веществ от значения констант скоростей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CFC4C" w14:textId="34E0289D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4" w:history="1">
            <w:r w:rsidRPr="00A40A24">
              <w:rPr>
                <w:rStyle w:val="aff6"/>
                <w:noProof/>
              </w:rPr>
              <w:t>2. Коэффициенты самодиффузии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ABB5" w14:textId="42550AB7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5" w:history="1">
            <w:r w:rsidRPr="00A40A24">
              <w:rPr>
                <w:rStyle w:val="aff6"/>
                <w:noProof/>
              </w:rPr>
              <w:t>2.1. Плотности чистых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E5CA" w14:textId="61C581BD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6" w:history="1">
            <w:r w:rsidRPr="00A40A24">
              <w:rPr>
                <w:rStyle w:val="aff6"/>
                <w:noProof/>
              </w:rPr>
              <w:t>2.2. Значения коэффициентов самодиффузии про 300 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6894" w14:textId="6D7816FF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7" w:history="1">
            <w:r w:rsidRPr="00A40A24">
              <w:rPr>
                <w:rStyle w:val="aff6"/>
                <w:noProof/>
              </w:rPr>
              <w:t>2.3. Зависимость коэффициентов диффузии от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A258" w14:textId="556E5214" w:rsidR="008954EF" w:rsidRDefault="008954EF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8" w:history="1">
            <w:r w:rsidRPr="00A40A24">
              <w:rPr>
                <w:rStyle w:val="aff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F0D18" w14:textId="2D6C07FE" w:rsidR="008954EF" w:rsidRDefault="008954EF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099" w:history="1">
            <w:r w:rsidRPr="00A40A24">
              <w:rPr>
                <w:rStyle w:val="aff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626C3" w14:textId="3382BA86" w:rsidR="008954EF" w:rsidRDefault="008954EF">
          <w:pPr>
            <w:pStyle w:val="19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100" w:history="1">
            <w:r w:rsidRPr="00A40A24">
              <w:rPr>
                <w:rStyle w:val="aff6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E6E6" w14:textId="04D54FDD" w:rsidR="008954EF" w:rsidRDefault="008954EF">
          <w:pPr>
            <w:pStyle w:val="2f3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101" w:history="1">
            <w:r w:rsidRPr="00A40A24">
              <w:rPr>
                <w:rStyle w:val="aff6"/>
                <w:noProof/>
              </w:rPr>
              <w:t>1. Численное решение системы обыкновенных дифференциальных уравнений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BDA27" w14:textId="7DF6A5AD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102" w:history="1">
            <w:r w:rsidRPr="00A40A24">
              <w:rPr>
                <w:rStyle w:val="aff6"/>
                <w:noProof/>
              </w:rPr>
              <w:t>1.1. Формирование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C06B" w14:textId="6A163A54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103" w:history="1">
            <w:r w:rsidRPr="00A40A24">
              <w:rPr>
                <w:rStyle w:val="aff6"/>
                <w:noProof/>
              </w:rPr>
              <w:t>1.2. Дискретизация по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E8FD5" w14:textId="788DDF48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104" w:history="1">
            <w:r w:rsidRPr="00A40A24">
              <w:rPr>
                <w:rStyle w:val="aff6"/>
                <w:noProof/>
              </w:rPr>
              <w:t>1.3. Линеаризация системы и итерационное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9260" w14:textId="7645CA8C" w:rsidR="008954EF" w:rsidRDefault="008954EF">
          <w:pPr>
            <w:pStyle w:val="3c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167710105" w:history="1">
            <w:r w:rsidRPr="00A40A24">
              <w:rPr>
                <w:rStyle w:val="aff6"/>
                <w:noProof/>
              </w:rPr>
              <w:t>1.4. Решение СЛАУ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276F" w14:textId="5B6E1B96" w:rsidR="00CD7465" w:rsidRPr="00CD7465" w:rsidRDefault="00CD7465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D746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2" w:name="_Toc167708154"/>
      <w:bookmarkStart w:id="3" w:name="_Toc167710057"/>
      <w:r w:rsidRPr="00782C96">
        <w:rPr>
          <w:rFonts w:hint="eastAsia"/>
        </w:rPr>
        <w:lastRenderedPageBreak/>
        <w:t>Введение</w:t>
      </w:r>
      <w:bookmarkEnd w:id="0"/>
      <w:bookmarkEnd w:id="2"/>
      <w:bookmarkEnd w:id="3"/>
    </w:p>
    <w:p w14:paraId="63252489" w14:textId="1B1B2FE6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</w:t>
      </w:r>
      <w:r w:rsidR="00734987">
        <w:t>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734987">
        <w:t>, материалов с градиентными свойствами. При этом ин</w:t>
      </w:r>
      <w:r>
        <w:t>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</w:t>
      </w:r>
      <w:r w:rsidR="00734987">
        <w:t xml:space="preserve"> диапазона или же их комбинации</w:t>
      </w:r>
      <w:r>
        <w:t xml:space="preserve">. </w:t>
      </w:r>
    </w:p>
    <w:p w14:paraId="22F77B74" w14:textId="4D4ED7DB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</w:t>
      </w:r>
      <w:proofErr w:type="spellStart"/>
      <w:proofErr w:type="gramStart"/>
      <w:r w:rsidR="00734987">
        <w:t>Ф</w:t>
      </w:r>
      <w:r>
        <w:t>отополимеризаци</w:t>
      </w:r>
      <w:r w:rsidR="00734987">
        <w:t>я</w:t>
      </w:r>
      <w:proofErr w:type="spellEnd"/>
      <w:r w:rsidR="00734987">
        <w:t xml:space="preserve"> </w:t>
      </w:r>
      <w:r>
        <w:t xml:space="preserve"> </w:t>
      </w:r>
      <w:proofErr w:type="spellStart"/>
      <w:r>
        <w:t>олигоэфир</w:t>
      </w:r>
      <w:proofErr w:type="spellEnd"/>
      <w:proofErr w:type="gram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</w:t>
      </w:r>
      <w:r>
        <w:lastRenderedPageBreak/>
        <w:t xml:space="preserve">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6160386B" w:rsidR="006E0612" w:rsidRDefault="00734987" w:rsidP="001830AD">
      <w:pPr>
        <w:pStyle w:val="a3"/>
      </w:pPr>
      <w:r>
        <w:t>Этим обусловлен</w:t>
      </w:r>
      <w:r w:rsidR="006E0612" w:rsidRPr="00DD225F">
        <w:t xml:space="preserve"> </w:t>
      </w:r>
      <w:r w:rsidR="006E0612" w:rsidRPr="006E0612">
        <w:t>постоянный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 поиску новых эффективных </w:t>
      </w:r>
      <w:proofErr w:type="spellStart"/>
      <w:r w:rsidR="006E0612" w:rsidRPr="00DD225F">
        <w:t>фотоинициаторов</w:t>
      </w:r>
      <w:proofErr w:type="spellEnd"/>
      <w:r w:rsidR="006E0612" w:rsidRPr="00DD225F">
        <w:t xml:space="preserve"> полимеризации</w:t>
      </w:r>
      <w:r w:rsidR="006E0612">
        <w:t xml:space="preserve">,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их строением и реакционной способностью</w:t>
      </w:r>
      <w:r w:rsidR="006E0612">
        <w:t xml:space="preserve"> и, естественно, более детальному описанию всей системы в целом. </w:t>
      </w:r>
      <w:r w:rsidR="006E0612" w:rsidRPr="00DD225F">
        <w:t xml:space="preserve">Моделирование подобных брутто-процессов </w:t>
      </w:r>
      <w:proofErr w:type="spellStart"/>
      <w:r w:rsidR="006E0612" w:rsidRPr="00DD225F">
        <w:t>фотополимеризации</w:t>
      </w:r>
      <w:proofErr w:type="spellEnd"/>
      <w:r w:rsidR="006E0612"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 w:rsidR="006E0612">
        <w:t xml:space="preserve">при моделировании полимеризации обычно не уделяется должного внимания самому процессу </w:t>
      </w:r>
      <w:proofErr w:type="spellStart"/>
      <w:r w:rsidR="006E0612">
        <w:t>фотоинициации</w:t>
      </w:r>
      <w:proofErr w:type="spellEnd"/>
      <w:r w:rsidR="006E0612"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Default="006E0612" w:rsidP="001830AD">
      <w:pPr>
        <w:pStyle w:val="20"/>
      </w:pPr>
      <w:bookmarkStart w:id="4" w:name="_Toc136296692"/>
      <w:bookmarkStart w:id="5" w:name="_Toc167708155"/>
      <w:bookmarkStart w:id="6" w:name="_Toc167710058"/>
      <w:r w:rsidRPr="00644CFE">
        <w:t>Актуальность</w:t>
      </w:r>
      <w:r>
        <w:t xml:space="preserve"> работы</w:t>
      </w:r>
      <w:bookmarkEnd w:id="4"/>
      <w:bookmarkEnd w:id="5"/>
      <w:bookmarkEnd w:id="6"/>
    </w:p>
    <w:p w14:paraId="19B8D777" w14:textId="2C9455B3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 xml:space="preserve">имеет множество применений как в научной, так и в технической сферах. </w:t>
      </w:r>
      <w:r w:rsidRPr="006350EC">
        <w:t>Полимеризация, инициируемая УФ излучением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 т.е. полимеризации с очень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</w:t>
      </w:r>
      <w:r w:rsidR="006516FF">
        <w:t xml:space="preserve"> </w:t>
      </w:r>
      <w:r w:rsidR="006E0612">
        <w:t xml:space="preserve">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</w:t>
      </w:r>
      <w:r w:rsidR="006E0612">
        <w:lastRenderedPageBreak/>
        <w:t xml:space="preserve">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применяется в </w:t>
      </w:r>
      <w:r w:rsidR="006E0612" w:rsidRPr="00E77C5A">
        <w:t>оптике</w:t>
      </w:r>
      <w:r w:rsidR="006E0612">
        <w:t xml:space="preserve">, </w:t>
      </w:r>
      <w:r w:rsidR="006E0612" w:rsidRPr="00E77C5A">
        <w:t>медицине</w:t>
      </w:r>
      <w:r w:rsidR="006E0612">
        <w:t xml:space="preserve">, </w:t>
      </w:r>
      <w:r w:rsidR="006E0612" w:rsidRPr="00E77C5A">
        <w:t>полиграфии</w:t>
      </w:r>
      <w:r w:rsidR="006E0612">
        <w:t>,</w:t>
      </w:r>
      <w:r w:rsidR="006E0612" w:rsidRPr="00B27AD4">
        <w:t xml:space="preserve"> </w:t>
      </w:r>
      <w:r w:rsidR="006E0612" w:rsidRPr="00E77C5A">
        <w:t>оптоэлектро</w:t>
      </w:r>
      <w:r w:rsidR="006E0612">
        <w:t>н</w:t>
      </w:r>
      <w:r w:rsidR="006E0612" w:rsidRPr="00E77C5A">
        <w:t>ике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t>фотоинициируемой</w:t>
      </w:r>
      <w:proofErr w:type="spellEnd"/>
      <w:r w:rsidR="006E0612" w:rsidRPr="00B65979">
        <w:t xml:space="preserve"> радикальной полимеризации популярен</w:t>
      </w:r>
      <w:r w:rsidR="006E0612">
        <w:t xml:space="preserve"> еще и</w:t>
      </w:r>
      <w:r w:rsidR="006E0612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 в качестве основы, — это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5BA7E85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центра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lastRenderedPageBreak/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1451F770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оптимизировать некоторые параметры, такие как интенсивность излучения, концентраци</w:t>
      </w:r>
      <w:r w:rsidR="0002676D">
        <w:t>я</w:t>
      </w:r>
      <w:r>
        <w:t xml:space="preserve">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</w:t>
      </w:r>
      <w:r w:rsidR="0002676D">
        <w:t>а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7" w:name="_Toc136296693"/>
      <w:bookmarkStart w:id="8" w:name="_Toc167708156"/>
      <w:bookmarkStart w:id="9" w:name="_Toc167710059"/>
      <w:r>
        <w:t>Цель работы</w:t>
      </w:r>
      <w:bookmarkEnd w:id="7"/>
      <w:bookmarkEnd w:id="8"/>
      <w:bookmarkEnd w:id="9"/>
    </w:p>
    <w:p w14:paraId="6B9546DE" w14:textId="37AB55A8" w:rsidR="009F5E5B" w:rsidRP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</w:t>
      </w:r>
      <w:proofErr w:type="spellStart"/>
      <w:r>
        <w:t>работы</w:t>
      </w:r>
      <w:proofErr w:type="spellEnd"/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10" w:name="_Toc136296694"/>
      <w:bookmarkStart w:id="11" w:name="_Toc167708157"/>
      <w:bookmarkStart w:id="12" w:name="_Toc167710060"/>
      <w:r>
        <w:t>Задачи работы</w:t>
      </w:r>
      <w:bookmarkEnd w:id="10"/>
      <w:bookmarkEnd w:id="11"/>
      <w:bookmarkEnd w:id="12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68DF15B9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994560">
        <w:t>.</w:t>
      </w:r>
    </w:p>
    <w:p w14:paraId="6A4E1C79" w14:textId="4927AF0F" w:rsidR="00DA335D" w:rsidRDefault="00DA335D" w:rsidP="001830AD">
      <w:pPr>
        <w:pStyle w:val="12"/>
      </w:pPr>
      <w:bookmarkStart w:id="13" w:name="_Toc136296695"/>
      <w:bookmarkStart w:id="14" w:name="_Toc167708158"/>
      <w:bookmarkStart w:id="15" w:name="_Toc167710061"/>
      <w:r>
        <w:lastRenderedPageBreak/>
        <w:t xml:space="preserve">Литературный </w:t>
      </w:r>
      <w:r w:rsidRPr="009143C3">
        <w:t>обзор</w:t>
      </w:r>
      <w:bookmarkEnd w:id="13"/>
      <w:bookmarkEnd w:id="14"/>
      <w:bookmarkEnd w:id="15"/>
    </w:p>
    <w:p w14:paraId="00E0C612" w14:textId="0E2312CD" w:rsidR="00E14C24" w:rsidRDefault="004E2653" w:rsidP="001830AD">
      <w:pPr>
        <w:pStyle w:val="a3"/>
      </w:pPr>
      <w:bookmarkStart w:id="16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proofErr w:type="spellStart"/>
      <w:r w:rsidR="00366548">
        <w:t>изме</w:t>
      </w:r>
      <w:r w:rsidR="009D29C4">
        <w:t>ив</w:t>
      </w:r>
      <w:proofErr w:type="spellEnd"/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bookmarkStart w:id="17" w:name="_Toc167708159"/>
      <w:bookmarkStart w:id="18" w:name="_Toc167710062"/>
      <w:r w:rsidR="00EE0C78">
        <w:t>Ф</w:t>
      </w:r>
      <w:r w:rsidR="008209BC">
        <w:t>отоинициировани</w:t>
      </w:r>
      <w:r w:rsidR="00EE0C78">
        <w:t>е</w:t>
      </w:r>
      <w:bookmarkEnd w:id="17"/>
      <w:bookmarkEnd w:id="18"/>
    </w:p>
    <w:p w14:paraId="42FED408" w14:textId="6155A16A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ins w:id="19" w:author="Maxim Arsenyev" w:date="2024-05-26T11:06:00Z">
        <w:r w:rsidR="00CF17DD">
          <w:t xml:space="preserve"> </w:t>
        </w:r>
      </w:ins>
      <w:r w:rsidR="00CF17DD">
        <w:t>практической</w:t>
      </w:r>
      <w:r w:rsidR="00CF17DD" w:rsidRPr="00EB3250">
        <w:t xml:space="preserve"> </w:t>
      </w:r>
      <w:r w:rsidRPr="00EB3250">
        <w:t xml:space="preserve">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954EF">
        <w:t xml:space="preserve">Схема </w:t>
      </w:r>
      <w:r w:rsidR="008954EF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B38D73D" w:rsidR="008B6EE8" w:rsidRPr="00B431C8" w:rsidRDefault="008B6EE8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0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20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B38D73D" w:rsidR="008B6EE8" w:rsidRPr="00B431C8" w:rsidRDefault="008B6EE8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1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21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22" w:name="_Toc167708160"/>
      <w:bookmarkStart w:id="23" w:name="_Hlk134744241"/>
      <w:bookmarkStart w:id="24" w:name="_Toc167710063"/>
      <w:bookmarkEnd w:id="16"/>
      <w:r>
        <w:t>Активация хинона</w:t>
      </w:r>
      <w:bookmarkEnd w:id="22"/>
      <w:bookmarkEnd w:id="24"/>
    </w:p>
    <w:p w14:paraId="7A0ACC48" w14:textId="19817E28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40A3E9DF" w:rsidR="008B6EE8" w:rsidRPr="009D6F1E" w:rsidRDefault="008B6EE8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5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5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40A3E9DF" w:rsidR="008B6EE8" w:rsidRPr="009D6F1E" w:rsidRDefault="008B6EE8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6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26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2B512574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возбужденное синглетное состояние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чего происходит внутренняя и интеркомбинационная конверсия, и молекула оказывается в 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для некоторых </w:t>
      </w:r>
      <w:proofErr w:type="spellStart"/>
      <w:r w:rsidRPr="003007F1">
        <w:rPr>
          <w:rStyle w:val="a9"/>
        </w:rPr>
        <w:t>бензофенонов</w:t>
      </w:r>
      <w:proofErr w:type="spellEnd"/>
      <w:r w:rsidRPr="003007F1">
        <w:rPr>
          <w:rStyle w:val="a9"/>
        </w:rPr>
        <w:t xml:space="preserve"> и хинонов </w:t>
      </w:r>
      <w:r w:rsidR="004C365F" w:rsidRPr="003007F1">
        <w:rPr>
          <w:rStyle w:val="a9"/>
        </w:rPr>
        <w:t>составляет 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4C365F" w:rsidRPr="003007F1">
        <w:rPr>
          <w:rStyle w:val="a9"/>
        </w:rPr>
        <w:t>:</w:t>
      </w:r>
      <w:r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i/>
              </w:rPr>
            </m:ctrlPr>
          </m:sSupPr>
          <m:e>
            <m:r>
              <w:rPr>
                <w:rStyle w:val="a9"/>
                <w:rFonts w:ascii="Cambria Math" w:hAnsi="Cambria Math"/>
              </w:rPr>
              <m:t>~10</m:t>
            </m:r>
          </m:e>
          <m:sup>
            <m: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Pr="003007F1">
        <w:rPr>
          <w:rStyle w:val="a9"/>
        </w:rPr>
        <w:t xml:space="preserve"> (для</w:t>
      </w:r>
      <w:r w:rsidR="001C245A" w:rsidRPr="003007F1">
        <w:rPr>
          <w:rStyle w:val="a9"/>
        </w:rPr>
        <w:t xml:space="preserve"> </w:t>
      </w:r>
      <w:r w:rsidRPr="003007F1">
        <w:rPr>
          <w:rStyle w:val="a9"/>
        </w:rPr>
        <w:t>9,10-фенантренхинона</w:t>
      </w:r>
      <w:r w:rsidR="0052077A" w:rsidRPr="003007F1">
        <w:rPr>
          <w:rStyle w:val="a9"/>
        </w:rPr>
        <w:t>)</w:t>
      </w:r>
      <w:r w:rsidR="001C245A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1C245A" w:rsidRPr="003007F1">
        <w:rPr>
          <w:rStyle w:val="a9"/>
        </w:rPr>
        <w:t xml:space="preserve"> ;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lastRenderedPageBreak/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7247A118" w:rsidR="00100834" w:rsidRDefault="00100834" w:rsidP="002B2A8D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 xml:space="preserve">прямо пропорционально концентрации хинона в 1 степени и </w:t>
      </w:r>
      <w:r>
        <w:t>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8954EF">
        <w:t>(</w:t>
      </w:r>
      <w:r w:rsidR="008954EF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193A5F64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550C6FC8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3CA2452B" w14:textId="3446ECE0" w:rsidR="00E6456F" w:rsidRPr="00E6456F" w:rsidRDefault="008B6EE8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0981D72" w14:textId="53068828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42A82161" w14:textId="56838B68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57699129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8954EF">
        <w:t>(</w:t>
      </w:r>
      <w:r w:rsidR="008954EF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4B9371C8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616E9BA7" w:rsidR="009A05F8" w:rsidRDefault="009A05F8" w:rsidP="001830AD">
            <w:pPr>
              <w:pStyle w:val="a3"/>
            </w:pPr>
            <w:bookmarkStart w:id="27" w:name="_Ref166453769"/>
            <w:r>
              <w:t>(</w:t>
            </w:r>
            <w:fldSimple w:instr=" SEQ Формула \*ARABIC ">
              <w:r w:rsidR="008954EF">
                <w:rPr>
                  <w:noProof/>
                </w:rPr>
                <w:t>2</w:t>
              </w:r>
            </w:fldSimple>
            <w:bookmarkEnd w:id="27"/>
            <w:r>
              <w:t>)</w:t>
            </w:r>
          </w:p>
        </w:tc>
      </w:tr>
    </w:tbl>
    <w:p w14:paraId="318B487C" w14:textId="0DFF890F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 xml:space="preserve">), можно вывести </w:t>
      </w:r>
      <w:r w:rsidR="00CF3100">
        <w:lastRenderedPageBreak/>
        <w:t>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</w:t>
      </w:r>
      <w:proofErr w:type="spellStart"/>
      <w:r w:rsidR="005B5CB4">
        <w:t>монохроматичн</w:t>
      </w:r>
      <w:r w:rsidR="00EC7F7A">
        <w:t>ым</w:t>
      </w:r>
      <w:proofErr w:type="spellEnd"/>
      <w:r w:rsidR="005B5CB4">
        <w:t xml:space="preserve"> свет</w:t>
      </w:r>
      <w:r w:rsidR="00EC7F7A">
        <w:t>ов</w:t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2DBCC0E4" w:rsidR="00CF3100" w:rsidRDefault="00CF3100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29D78881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1830AD">
      <w:pPr>
        <w:pStyle w:val="31"/>
      </w:pPr>
      <w:bookmarkStart w:id="28" w:name="_Toc136296698"/>
      <w:bookmarkStart w:id="29" w:name="_Toc167708161"/>
      <w:bookmarkStart w:id="30" w:name="_Toc167710064"/>
      <w:bookmarkEnd w:id="23"/>
      <w:r>
        <w:t>Фотовосстановление</w:t>
      </w:r>
      <w:bookmarkEnd w:id="28"/>
      <w:bookmarkEnd w:id="29"/>
      <w:bookmarkEnd w:id="30"/>
    </w:p>
    <w:p w14:paraId="3388F72D" w14:textId="6817B1B5" w:rsidR="003D2F42" w:rsidRDefault="00DA335D" w:rsidP="001830AD">
      <w:pPr>
        <w:pStyle w:val="a3"/>
      </w:pPr>
      <w:bookmarkStart w:id="31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r w:rsidR="00CF17DD">
        <w:t>–</w:t>
      </w:r>
      <w:r>
        <w:t xml:space="preserve">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ins w:id="32" w:author="Maxim Arsenyev" w:date="2024-05-26T11:08:00Z">
        <w:r w:rsidR="00CF17DD">
          <w:t>е</w:t>
        </w:r>
      </w:ins>
      <w:proofErr w:type="spellEnd"/>
      <w:del w:id="33" w:author="Maxim Arsenyev" w:date="2024-05-26T11:08:00Z">
        <w:r w:rsidDel="00CF17DD">
          <w:delText>х</w:delText>
        </w:r>
      </w:del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29E42851" w:rsidR="00FE49F6" w:rsidRDefault="00CF17DD" w:rsidP="001830AD">
      <w:pPr>
        <w:pStyle w:val="a3"/>
        <w:rPr>
          <w:noProof/>
        </w:rPr>
      </w:pPr>
      <w:r>
        <w:t>Д</w:t>
      </w:r>
      <w:r w:rsidR="00DA335D">
        <w:t xml:space="preserve">ля </w:t>
      </w:r>
      <w:r>
        <w:t xml:space="preserve">механизма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954EF">
        <w:t xml:space="preserve">Схема </w:t>
      </w:r>
      <w:r w:rsidR="008954EF">
        <w:rPr>
          <w:noProof/>
        </w:rPr>
        <w:t>3</w:t>
      </w:r>
      <w:r w:rsidR="0062091C">
        <w:fldChar w:fldCharType="end"/>
      </w:r>
      <w:r w:rsidR="0062091C">
        <w:t>)</w:t>
      </w:r>
      <w:r w:rsidR="00DA335D">
        <w:t>,</w:t>
      </w:r>
      <w:r>
        <w:t xml:space="preserve"> характерная для карбонильных соединений.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 w:rsidR="00DA335D">
            <w:fldChar w:fldCharType="separate"/>
          </w:r>
          <w:r w:rsidR="00983B76">
            <w:t>[19, 26, 27]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 xml:space="preserve">был доказан методом пикосекундного </w:t>
      </w:r>
      <w:r w:rsidR="00DA335D" w:rsidRPr="00F5283F">
        <w:lastRenderedPageBreak/>
        <w:t>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DA335D" w:rsidRPr="00F5283F">
        <w:t xml:space="preserve"> - N,N-</w:t>
      </w:r>
      <w:proofErr w:type="spellStart"/>
      <w:r w:rsidR="00DA335D" w:rsidRPr="00F5283F">
        <w:t>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="00DA335D" w:rsidRPr="00F5283F">
            <w:fldChar w:fldCharType="separate"/>
          </w:r>
          <w:r w:rsidR="00983B76">
            <w:t>[28–30]</w:t>
          </w:r>
          <w:r w:rsidR="00DA335D" w:rsidRPr="00F5283F">
            <w:fldChar w:fldCharType="end"/>
          </w:r>
        </w:sdtContent>
      </w:sdt>
      <w:ins w:id="34" w:author="Maxim Arsenyev" w:date="2024-05-26T11:10:00Z">
        <w:r>
          <w:t>.</w:t>
        </w:r>
      </w:ins>
      <w:del w:id="35" w:author="Maxim Arsenyev" w:date="2024-05-26T11:10:00Z">
        <w:r w:rsidR="00DA335D" w:rsidDel="00CF17DD">
          <w:delText>,</w:delText>
        </w:r>
      </w:del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DA335D">
        <w:t xml:space="preserve"> - 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0F0A48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1541D7C" w:rsidR="008B6EE8" w:rsidRPr="00596DA9" w:rsidRDefault="008B6EE8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36" w:name="_Ref134726767"/>
                            <w:bookmarkStart w:id="37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36"/>
                            <w:r>
                              <w:t>. Цепочка реакций последовательного переноса водорода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1541D7C" w:rsidR="008B6EE8" w:rsidRPr="00596DA9" w:rsidRDefault="008B6EE8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38" w:name="_Ref134726767"/>
                      <w:bookmarkStart w:id="39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38"/>
                      <w:r>
                        <w:t>. Цепочка реакций последовательного переноса водорода</w:t>
                      </w:r>
                      <w:bookmarkEnd w:id="39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2211E908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 xml:space="preserve">, являющихся производными </w:t>
      </w:r>
      <w:r w:rsidR="00DA335D">
        <w:lastRenderedPageBreak/>
        <w:t>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954EF">
        <w:t xml:space="preserve">Схема </w:t>
      </w:r>
      <w:r w:rsidR="008954EF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954EF">
        <w:t xml:space="preserve">Схема </w:t>
      </w:r>
      <w:r w:rsidR="008954EF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954EF">
        <w:t xml:space="preserve">Схема </w:t>
      </w:r>
      <w:r w:rsidR="008954EF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</w:t>
      </w:r>
      <w:proofErr w:type="spellStart"/>
      <w:r w:rsidR="00DA335D" w:rsidRPr="00D55043">
        <w:t>бензофенон</w:t>
      </w:r>
      <w:proofErr w:type="spellEnd"/>
      <w:r w:rsidR="00DA335D" w:rsidRPr="00D55043">
        <w:t xml:space="preserve">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proofErr w:type="spellStart"/>
      <w:r w:rsidR="00DA335D">
        <w:t>ры</w:t>
      </w:r>
      <w:proofErr w:type="spellEnd"/>
      <w:r w:rsidR="00DA335D">
        <w:t xml:space="preserve">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>, увели</w:t>
      </w:r>
      <w:proofErr w:type="spellStart"/>
      <w:r w:rsidR="00DA335D">
        <w:t>чивая</w:t>
      </w:r>
      <w:proofErr w:type="spellEnd"/>
      <w:r w:rsidR="00DA335D">
        <w:t xml:space="preserve">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954EF">
        <w:t xml:space="preserve">Рисунок </w:t>
      </w:r>
      <w:r w:rsidR="008954EF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8B6EE8" w:rsidRPr="005756CC" w:rsidRDefault="008B6EE8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8B6EE8" w:rsidRPr="005756CC" w:rsidRDefault="008B6EE8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34CD11EA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CE1D95" w:rsidR="008B6EE8" w:rsidRPr="00814C1C" w:rsidRDefault="008B6EE8" w:rsidP="005559F4">
                              <w:pPr>
                                <w:pStyle w:val="af2"/>
                              </w:pPr>
                              <w:bookmarkStart w:id="40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40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proofErr w:type="spellStart"/>
                              <w:r>
                                <w:t>ных</w:t>
                              </w:r>
                              <w:proofErr w:type="spellEnd"/>
                              <w:r w:rsidRPr="00E55438">
                                <w:t xml:space="preserve"> </w:t>
                              </w:r>
                              <w:proofErr w:type="spellStart"/>
                              <w:r w:rsidRPr="00E55438">
                                <w:t>бензофенонов</w:t>
                              </w:r>
                              <w:proofErr w:type="spellEnd"/>
                              <w:r w:rsidRPr="00E55438">
                                <w:t xml:space="preserve">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3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CE1D95" w:rsidR="008B6EE8" w:rsidRPr="00814C1C" w:rsidRDefault="008B6EE8" w:rsidP="005559F4">
                        <w:pPr>
                          <w:pStyle w:val="af2"/>
                        </w:pPr>
                        <w:bookmarkStart w:id="41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41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proofErr w:type="spellStart"/>
                        <w:r>
                          <w:t>ных</w:t>
                        </w:r>
                        <w:proofErr w:type="spellEnd"/>
                        <w:r w:rsidRPr="00E55438">
                          <w:t xml:space="preserve"> </w:t>
                        </w:r>
                        <w:proofErr w:type="spellStart"/>
                        <w:r w:rsidRPr="00E55438">
                          <w:t>бензофенонов</w:t>
                        </w:r>
                        <w:proofErr w:type="spellEnd"/>
                        <w:r w:rsidRPr="00E55438">
                          <w:t xml:space="preserve">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</w:t>
      </w:r>
      <w:proofErr w:type="spellStart"/>
      <w:r w:rsidRPr="00D55043">
        <w:t>бензофенон</w:t>
      </w:r>
      <w:proofErr w:type="spellEnd"/>
      <w:r w:rsidRPr="00D55043">
        <w:t xml:space="preserve">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5287A1A6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8954EF">
        <w:t xml:space="preserve">Схема </w:t>
      </w:r>
      <w:r w:rsidR="008954EF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70.5pt;height:56pt" o:ole="">
            <v:imagedata r:id="rId14" o:title=""/>
          </v:shape>
          <o:OLEObject Type="Embed" ProgID="ChemDraw.Document.6.0" ShapeID="_x0000_i1025" DrawAspect="Content" ObjectID="_1778324001" r:id="rId15"/>
        </w:object>
      </w:r>
    </w:p>
    <w:p w14:paraId="0142561B" w14:textId="49B62B68" w:rsidR="002D16A1" w:rsidRPr="002D16A1" w:rsidRDefault="00D365B1" w:rsidP="00FF2C14">
      <w:pPr>
        <w:pStyle w:val="af2"/>
      </w:pPr>
      <w:bookmarkStart w:id="42" w:name="_Ref135240340"/>
      <w:r>
        <w:t xml:space="preserve">Схема </w:t>
      </w:r>
      <w:fldSimple w:instr=" SEQ Схема \* ARABIC ">
        <w:r w:rsidR="008954EF">
          <w:rPr>
            <w:noProof/>
          </w:rPr>
          <w:t>4</w:t>
        </w:r>
      </w:fldSimple>
      <w:bookmarkEnd w:id="42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5F6D5BA0" w:rsidR="0035661D" w:rsidRDefault="003C4B53" w:rsidP="001830AD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954EF">
        <w:t xml:space="preserve">Схема </w:t>
      </w:r>
      <w:r w:rsidR="008954EF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0FF2CAD5" w:rsidR="00FA3293" w:rsidRPr="009E6AC9" w:rsidRDefault="00FA3293" w:rsidP="001420AE">
      <w:pPr>
        <w:pStyle w:val="a3"/>
        <w:rPr>
          <w:bCs/>
        </w:rPr>
      </w:pPr>
      <w:r>
        <w:t xml:space="preserve">Так ка механизм реакции недостаточно изучен и промежуточные продукты на влияют на скорости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8954EF">
        <w:t xml:space="preserve">Схема </w:t>
      </w:r>
      <w:r w:rsidR="008954EF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65BA278B" w:rsidR="009E6AC9" w:rsidRPr="00FA3293" w:rsidRDefault="009E6AC9" w:rsidP="009E6AC9">
      <w:pPr>
        <w:pStyle w:val="af2"/>
        <w:jc w:val="both"/>
      </w:pPr>
      <w:bookmarkStart w:id="43" w:name="_Ref167270139"/>
      <w:r>
        <w:t xml:space="preserve">Схема </w:t>
      </w:r>
      <w:fldSimple w:instr=" SEQ Схема \* ARABIC ">
        <w:r w:rsidR="008954EF">
          <w:rPr>
            <w:noProof/>
          </w:rPr>
          <w:t>5</w:t>
        </w:r>
      </w:fldSimple>
      <w:bookmarkEnd w:id="43"/>
      <w:r>
        <w:t>. Сокращенная реакция фотовосстановления о-хинона в триплетном состоянии амином</w:t>
      </w:r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5A11CD48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8F779E">
        <w:t>, в данном случае - 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954EF">
        <w:t xml:space="preserve">Схема </w:t>
      </w:r>
      <w:r w:rsidR="008954EF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pt;height:56.5pt" o:ole="">
            <v:imagedata r:id="rId17" o:title=""/>
          </v:shape>
          <o:OLEObject Type="Embed" ProgID="ChemDraw.Document.6.0" ShapeID="_x0000_i1026" DrawAspect="Content" ObjectID="_1778324002" r:id="rId18"/>
        </w:object>
      </w:r>
    </w:p>
    <w:p w14:paraId="0C354F47" w14:textId="37FAB44D" w:rsidR="002D16A1" w:rsidRPr="002D16A1" w:rsidRDefault="002D16A1" w:rsidP="00FF2C14">
      <w:pPr>
        <w:pStyle w:val="af2"/>
      </w:pPr>
      <w:bookmarkStart w:id="44" w:name="_Ref165517409"/>
      <w:r>
        <w:t xml:space="preserve">Схема </w:t>
      </w:r>
      <w:fldSimple w:instr=" SEQ Схема \* ARABIC ">
        <w:r w:rsidR="008954EF">
          <w:rPr>
            <w:noProof/>
          </w:rPr>
          <w:t>6</w:t>
        </w:r>
      </w:fldSimple>
      <w:bookmarkEnd w:id="44"/>
      <w:r>
        <w:t xml:space="preserve">. Реакция тушения триплетного хинона </w:t>
      </w:r>
      <w:bookmarkStart w:id="45" w:name="_Hlk167704749"/>
      <w:r w:rsidR="008F779E">
        <w:t>пирокатехином</w:t>
      </w:r>
      <w:bookmarkEnd w:id="45"/>
    </w:p>
    <w:p w14:paraId="7BFC1F3C" w14:textId="1D5AA932" w:rsidR="00E62F68" w:rsidRDefault="00AF29CC" w:rsidP="001830AD">
      <w:pPr>
        <w:pStyle w:val="a3"/>
      </w:pPr>
      <w:r>
        <w:lastRenderedPageBreak/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954EF" w:rsidRPr="00BD5502">
        <w:t xml:space="preserve">Рисунок </w:t>
      </w:r>
      <w:r w:rsidR="008954EF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</w:t>
      </w:r>
      <w:r w:rsidR="008F779E">
        <w:t>фенола</w:t>
      </w:r>
      <w:r w:rsidR="00DA335D" w:rsidRPr="00CE69BE">
        <w:t>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954EF" w:rsidRPr="00BD5502">
        <w:t xml:space="preserve">Рисунок </w:t>
      </w:r>
      <w:r w:rsidR="008954EF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8B6EE8" w:rsidRPr="00F36813" w:rsidRDefault="008B6EE8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8B6EE8" w:rsidRPr="00F36813" w:rsidRDefault="008B6EE8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8B6EE8" w:rsidRPr="00F36813" w:rsidRDefault="008B6EE8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8B6EE8" w:rsidRPr="00F36813" w:rsidRDefault="008B6EE8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63C539C" w:rsidR="008B6EE8" w:rsidRPr="007848E7" w:rsidRDefault="008B6EE8" w:rsidP="005559F4">
                                        <w:pPr>
                                          <w:pStyle w:val="af2"/>
                                        </w:pPr>
                                        <w:bookmarkStart w:id="46" w:name="_Ref135206479"/>
                                        <w:bookmarkStart w:id="47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2</w:t>
                                          </w:r>
                                        </w:fldSimple>
                                        <w:bookmarkEnd w:id="46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47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</w:t>
                                        </w:r>
                                        <w:proofErr w:type="spellStart"/>
                                        <w:r w:rsidRPr="00BD5502">
                                          <w:t>антантрона</w:t>
                                        </w:r>
                                        <w:proofErr w:type="spellEnd"/>
                                        <w:r w:rsidRPr="00BD5502">
                                          <w:t xml:space="preserve">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proofErr w:type="spellStart"/>
                                        <w:r w:rsidRPr="00BD5502">
                                          <w:t>антантрона</w:t>
                                        </w:r>
                                        <w:proofErr w:type="spellEnd"/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63C539C" w:rsidR="008B6EE8" w:rsidRPr="007848E7" w:rsidRDefault="008B6EE8" w:rsidP="005559F4">
                                  <w:pPr>
                                    <w:pStyle w:val="af2"/>
                                  </w:pPr>
                                  <w:bookmarkStart w:id="48" w:name="_Ref135206479"/>
                                  <w:bookmarkStart w:id="49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</w:fldSimple>
                                  <w:bookmarkEnd w:id="48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49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</w:t>
                                  </w:r>
                                  <w:proofErr w:type="spellStart"/>
                                  <w:r w:rsidRPr="00BD5502">
                                    <w:t>антантрона</w:t>
                                  </w:r>
                                  <w:proofErr w:type="spellEnd"/>
                                  <w:r w:rsidRPr="00BD5502">
                                    <w:t xml:space="preserve">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proofErr w:type="spellStart"/>
                                  <w:r w:rsidRPr="00BD5502">
                                    <w:t>антантрона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1E859902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8954EF">
                      <w:rPr>
                        <w:noProof/>
                      </w:rPr>
                      <w:t>3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 xml:space="preserve">), полученные при тушении триплетного состояния 1) </w:t>
                  </w:r>
                  <w:proofErr w:type="spellStart"/>
                  <w:r w:rsidRPr="000F7A86">
                    <w:t>антантрона</w:t>
                  </w:r>
                  <w:proofErr w:type="spellEnd"/>
                  <w:r w:rsidRPr="000F7A86">
                    <w:t xml:space="preserve">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3F466265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954EF" w:rsidRPr="00BD5502">
        <w:t xml:space="preserve">Рисунок </w:t>
      </w:r>
      <w:r w:rsidR="008954EF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07E1BBB6" w:rsidR="00FA3293" w:rsidRPr="00FA3293" w:rsidRDefault="00FA3293" w:rsidP="008F41B4">
      <w:pPr>
        <w:pStyle w:val="a3"/>
        <w:rPr>
          <w:i/>
        </w:rPr>
      </w:pPr>
      <w:r w:rsidRPr="00FA3293">
        <w:lastRenderedPageBreak/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50" w:name="_Toc136296699"/>
      <w:bookmarkStart w:id="51" w:name="_Toc167708162"/>
      <w:bookmarkStart w:id="52" w:name="_Toc167710065"/>
      <w:bookmarkEnd w:id="31"/>
      <w:r>
        <w:t>Радикальные реакции</w:t>
      </w:r>
      <w:bookmarkEnd w:id="50"/>
      <w:bookmarkEnd w:id="51"/>
      <w:bookmarkEnd w:id="52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48635EB9" w:rsidR="00DA335D" w:rsidRPr="005F03F8" w:rsidRDefault="00DA335D" w:rsidP="001830AD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pt;height:80pt" o:ole="">
            <v:imagedata r:id="rId21" o:title=""/>
          </v:shape>
          <o:OLEObject Type="Embed" ProgID="ChemDraw.Document.6.0" ShapeID="_x0000_i1027" DrawAspect="Content" ObjectID="_1778324003" r:id="rId22"/>
        </w:object>
      </w:r>
    </w:p>
    <w:p w14:paraId="1ABAE0A5" w14:textId="10E10E40" w:rsidR="00500807" w:rsidRDefault="00DA335D" w:rsidP="00F36813">
      <w:pPr>
        <w:pStyle w:val="af2"/>
      </w:pPr>
      <w:bookmarkStart w:id="53" w:name="_Ref135329259"/>
      <w:r>
        <w:t xml:space="preserve">Схема </w:t>
      </w:r>
      <w:fldSimple w:instr=" SEQ Схема \* ARABIC ">
        <w:r w:rsidR="008954EF">
          <w:rPr>
            <w:noProof/>
          </w:rPr>
          <w:t>7</w:t>
        </w:r>
      </w:fldSimple>
      <w:bookmarkEnd w:id="53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1830AD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29568FDA" w:rsidR="00182F8F" w:rsidRDefault="008C6339" w:rsidP="001830AD">
      <w:pPr>
        <w:pStyle w:val="a3"/>
      </w:pPr>
      <w:r w:rsidRPr="00FA2D51">
        <w:lastRenderedPageBreak/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3,5-ди-т</w:t>
      </w:r>
      <w:proofErr w:type="spellStart"/>
      <w:r w:rsidR="00CF17DD">
        <w:t>рет</w:t>
      </w:r>
      <w:proofErr w:type="spellEnd"/>
      <w:r w:rsidR="00182F8F" w:rsidRPr="00513A12">
        <w:t>-бутил-о-</w:t>
      </w:r>
      <w:proofErr w:type="spellStart"/>
      <w:r w:rsidR="00182F8F" w:rsidRPr="00513A12">
        <w:t>бензохинона</w:t>
      </w:r>
      <w:proofErr w:type="spellEnd"/>
      <w:r w:rsidR="00182F8F" w:rsidRPr="00513A12">
        <w:t xml:space="preserve">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</w:t>
      </w:r>
      <w:r w:rsidR="00CF17DD">
        <w:t>рет</w:t>
      </w:r>
      <w:r w:rsidR="00182F8F" w:rsidRPr="00513A12">
        <w:t xml:space="preserve">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32E8A2EA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954EF">
        <w:t xml:space="preserve">Схема </w:t>
      </w:r>
      <w:r w:rsidR="008954EF">
        <w:rPr>
          <w:noProof/>
        </w:rPr>
        <w:t>8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5pt;height:68pt" o:ole="">
            <v:imagedata r:id="rId23" o:title=""/>
          </v:shape>
          <o:OLEObject Type="Embed" ProgID="ChemDraw.Document.6.0" ShapeID="_x0000_i1028" DrawAspect="Content" ObjectID="_1778324004" r:id="rId24"/>
        </w:object>
      </w:r>
    </w:p>
    <w:p w14:paraId="5437CB0F" w14:textId="5C9F74BE" w:rsidR="008C6339" w:rsidRPr="008C6339" w:rsidRDefault="00B5342D" w:rsidP="00F36813">
      <w:pPr>
        <w:pStyle w:val="af2"/>
      </w:pPr>
      <w:bookmarkStart w:id="54" w:name="_Ref165524963"/>
      <w:r>
        <w:t xml:space="preserve">Схема </w:t>
      </w:r>
      <w:fldSimple w:instr=" SEQ Схема \* ARABIC ">
        <w:r w:rsidR="008954EF">
          <w:rPr>
            <w:noProof/>
          </w:rPr>
          <w:t>8</w:t>
        </w:r>
      </w:fldSimple>
      <w:bookmarkEnd w:id="54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73DCF41A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954EF">
        <w:t xml:space="preserve">Рисунок </w:t>
      </w:r>
      <w:r w:rsidR="008954EF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5pt;height:250pt" o:ole="">
            <v:imagedata r:id="rId25" o:title=""/>
          </v:shape>
          <o:OLEObject Type="Embed" ProgID="ChemDraw.Document.6.0" ShapeID="_x0000_i1029" DrawAspect="Content" ObjectID="_1778324005" r:id="rId26"/>
        </w:object>
      </w:r>
    </w:p>
    <w:p w14:paraId="7A48FE7A" w14:textId="273B67EF" w:rsidR="00E35DFB" w:rsidRDefault="00446081" w:rsidP="00446081">
      <w:pPr>
        <w:pStyle w:val="af2"/>
      </w:pPr>
      <w:bookmarkStart w:id="55" w:name="_Ref165762402"/>
      <w:r>
        <w:t xml:space="preserve">Рисунок </w:t>
      </w:r>
      <w:fldSimple w:instr=" SEQ Рисунок \* ARABIC ">
        <w:r w:rsidR="008954EF">
          <w:rPr>
            <w:noProof/>
          </w:rPr>
          <w:t>4</w:t>
        </w:r>
      </w:fldSimple>
      <w:bookmarkEnd w:id="55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28446196" w:rsidR="004016A9" w:rsidRPr="004E010E" w:rsidRDefault="00DA335D" w:rsidP="001830AD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954EF">
        <w:t xml:space="preserve">Схема </w:t>
      </w:r>
      <w:r w:rsidR="008954EF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2pt;height:53.5pt" o:ole="">
            <v:imagedata r:id="rId27" o:title=""/>
          </v:shape>
          <o:OLEObject Type="Embed" ProgID="ChemDraw.Document.6.0" ShapeID="_x0000_i1030" DrawAspect="Content" ObjectID="_1778324006" r:id="rId28"/>
        </w:object>
      </w:r>
    </w:p>
    <w:p w14:paraId="1E0DD42F" w14:textId="073DB505" w:rsidR="004016A9" w:rsidRDefault="004016A9" w:rsidP="00513A12">
      <w:pPr>
        <w:pStyle w:val="af2"/>
      </w:pPr>
      <w:bookmarkStart w:id="56" w:name="_Ref135206354"/>
      <w:r>
        <w:t xml:space="preserve">Схема </w:t>
      </w:r>
      <w:fldSimple w:instr=" SEQ Схема \* ARABIC ">
        <w:r w:rsidR="008954EF">
          <w:rPr>
            <w:noProof/>
          </w:rPr>
          <w:t>9</w:t>
        </w:r>
      </w:fldSimple>
      <w:bookmarkEnd w:id="56"/>
      <w:r>
        <w:t>. Фотовосстановление хинонов в присутствии пирокатехинов.</w:t>
      </w:r>
    </w:p>
    <w:p w14:paraId="010CD34A" w14:textId="6A18F97C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954EF" w:rsidRPr="003D089E">
        <w:t xml:space="preserve">Таблица </w:t>
      </w:r>
      <w:r w:rsidR="008954EF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D31B4BA" w14:textId="3D794F02" w:rsidR="0091350D" w:rsidRDefault="0091350D" w:rsidP="001830AD">
      <w:pPr>
        <w:pStyle w:val="a2"/>
        <w:rPr>
          <w:b/>
          <w:bCs/>
        </w:rPr>
      </w:pP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8B6EE8" w:rsidRPr="003D089E" w:rsidRDefault="008B6EE8" w:rsidP="005559F4">
                            <w:pPr>
                              <w:pStyle w:val="af2"/>
                            </w:pPr>
                            <w:bookmarkStart w:id="57" w:name="_Ref135124116"/>
                            <w:bookmarkStart w:id="58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57"/>
                            <w:r w:rsidRPr="003D089E">
                              <w:t xml:space="preserve">. Константы гибели </w:t>
                            </w:r>
                            <w:proofErr w:type="spellStart"/>
                            <w:r w:rsidRPr="004016A9">
                              <w:t>оксифеноксильных</w:t>
                            </w:r>
                            <w:proofErr w:type="spellEnd"/>
                            <w:r w:rsidRPr="004016A9">
                              <w:t xml:space="preserve">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8B6EE8" w:rsidRPr="003D089E" w:rsidRDefault="008B6EE8" w:rsidP="005559F4">
                      <w:pPr>
                        <w:pStyle w:val="af2"/>
                      </w:pPr>
                      <w:bookmarkStart w:id="59" w:name="_Ref135124116"/>
                      <w:bookmarkStart w:id="60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59"/>
                      <w:r w:rsidRPr="003D089E">
                        <w:t xml:space="preserve">. Константы гибели </w:t>
                      </w:r>
                      <w:proofErr w:type="spellStart"/>
                      <w:r w:rsidRPr="004016A9">
                        <w:t>оксифеноксильных</w:t>
                      </w:r>
                      <w:proofErr w:type="spellEnd"/>
                      <w:r w:rsidRPr="004016A9">
                        <w:t xml:space="preserve">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60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4729F3FF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8954EF">
        <w:t xml:space="preserve">Схема </w:t>
      </w:r>
      <w:r w:rsidR="008954EF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269E83E7" w:rsidR="0091350D" w:rsidRDefault="0091350D" w:rsidP="0091350D">
      <w:pPr>
        <w:pStyle w:val="af2"/>
        <w:jc w:val="both"/>
      </w:pPr>
      <w:bookmarkStart w:id="61" w:name="_Ref167270843"/>
      <w:r>
        <w:t xml:space="preserve">Схема </w:t>
      </w:r>
      <w:fldSimple w:instr=" SEQ Схема \* ARABIC ">
        <w:r w:rsidR="008954EF">
          <w:rPr>
            <w:noProof/>
          </w:rPr>
          <w:t>10</w:t>
        </w:r>
      </w:fldSimple>
      <w:bookmarkEnd w:id="61"/>
      <w:r>
        <w:t xml:space="preserve">.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30DE0F22" w14:textId="7AA71E21" w:rsidR="00512293" w:rsidRDefault="0018078D" w:rsidP="001830AD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5916DDE9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>, образующихся при фотополимеризации, так как частицы оч</w:t>
      </w:r>
      <w:proofErr w:type="spellStart"/>
      <w:r w:rsidR="00EE6ED7">
        <w:t>ень</w:t>
      </w:r>
      <w:proofErr w:type="spellEnd"/>
      <w:r w:rsidR="00EE6ED7">
        <w:t xml:space="preserve">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08188362" w:rsidR="0018078D" w:rsidRDefault="0018078D" w:rsidP="0018078D">
      <w:pPr>
        <w:pStyle w:val="af2"/>
      </w:pPr>
      <w:bookmarkStart w:id="62" w:name="_Ref165766943"/>
      <w:r>
        <w:t xml:space="preserve">Схема </w:t>
      </w:r>
      <w:fldSimple w:instr=" SEQ Схема \* ARABIC ">
        <w:r w:rsidR="008954EF">
          <w:rPr>
            <w:noProof/>
          </w:rPr>
          <w:t>11</w:t>
        </w:r>
      </w:fldSimple>
      <w:bookmarkEnd w:id="62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4CB353D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1830AD">
      <w:pPr>
        <w:pStyle w:val="31"/>
      </w:pPr>
      <w:bookmarkStart w:id="63" w:name="_Toc136296701"/>
      <w:bookmarkStart w:id="64" w:name="_Hlk167705257"/>
      <w:bookmarkStart w:id="65" w:name="_Toc167708163"/>
      <w:bookmarkStart w:id="66" w:name="_Toc167710066"/>
      <w:proofErr w:type="spellStart"/>
      <w:r>
        <w:lastRenderedPageBreak/>
        <w:t>Фото</w:t>
      </w:r>
      <w:bookmarkEnd w:id="63"/>
      <w:r w:rsidR="00F869F6">
        <w:t>декарбонилирование</w:t>
      </w:r>
      <w:bookmarkEnd w:id="64"/>
      <w:bookmarkEnd w:id="65"/>
      <w:bookmarkEnd w:id="66"/>
      <w:proofErr w:type="spellEnd"/>
    </w:p>
    <w:p w14:paraId="583E3FE7" w14:textId="1329408C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5pt;height:260pt" o:ole="">
            <v:imagedata r:id="rId31" o:title=""/>
          </v:shape>
          <o:OLEObject Type="Embed" ProgID="ChemDraw.Document.6.0" ShapeID="_x0000_i1031" DrawAspect="Content" ObjectID="_1778324007" r:id="rId32"/>
        </w:object>
      </w:r>
    </w:p>
    <w:p w14:paraId="452419C5" w14:textId="1CA9885F" w:rsidR="00DA335D" w:rsidRDefault="00DA335D" w:rsidP="005559F4">
      <w:pPr>
        <w:pStyle w:val="af2"/>
      </w:pPr>
      <w:bookmarkStart w:id="67" w:name="_Ref134996503"/>
      <w:r>
        <w:t xml:space="preserve">Схема </w:t>
      </w:r>
      <w:fldSimple w:instr=" SEQ Схема \* ARABIC ">
        <w:r w:rsidR="008954EF">
          <w:rPr>
            <w:noProof/>
          </w:rPr>
          <w:t>12</w:t>
        </w:r>
      </w:fldSimple>
      <w:bookmarkEnd w:id="67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bookmarkStart w:id="68" w:name="_Toc167708164"/>
      <w:bookmarkStart w:id="69" w:name="_Toc167710067"/>
      <w:r>
        <w:t>Потенциальные реакции ингибирования</w:t>
      </w:r>
      <w:bookmarkEnd w:id="68"/>
      <w:bookmarkEnd w:id="69"/>
    </w:p>
    <w:p w14:paraId="7BC0F7B1" w14:textId="00748B11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8954EF">
        <w:t xml:space="preserve">Схема </w:t>
      </w:r>
      <w:r w:rsidR="008954EF">
        <w:rPr>
          <w:noProof/>
        </w:rPr>
        <w:t>13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5pt;height:56pt" o:ole="">
            <v:imagedata r:id="rId33" o:title=""/>
          </v:shape>
          <o:OLEObject Type="Embed" ProgID="ChemDraw.Document.6.0" ShapeID="_x0000_i1032" DrawAspect="Content" ObjectID="_1778324008" r:id="rId34"/>
        </w:object>
      </w:r>
    </w:p>
    <w:p w14:paraId="40D7FCA0" w14:textId="5D34D74C" w:rsidR="002213E8" w:rsidRPr="00B5342D" w:rsidRDefault="002213E8" w:rsidP="002213E8">
      <w:pPr>
        <w:pStyle w:val="af2"/>
      </w:pPr>
      <w:bookmarkStart w:id="70" w:name="_Ref135051676"/>
      <w:r>
        <w:t xml:space="preserve">Схема </w:t>
      </w:r>
      <w:fldSimple w:instr=" SEQ Схема \* ARABIC ">
        <w:r w:rsidR="008954EF">
          <w:rPr>
            <w:noProof/>
          </w:rPr>
          <w:t>13</w:t>
        </w:r>
      </w:fldSimple>
      <w:bookmarkEnd w:id="70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2E0E67A3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14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5pt" o:ole="">
            <v:imagedata r:id="rId35" o:title=""/>
          </v:shape>
          <o:OLEObject Type="Embed" ProgID="ChemDraw.Document.6.0" ShapeID="_x0000_i1033" DrawAspect="Content" ObjectID="_1778324009" r:id="rId36"/>
        </w:object>
      </w:r>
    </w:p>
    <w:p w14:paraId="30FCA991" w14:textId="41550A3A" w:rsidR="00FA12B7" w:rsidRDefault="002213E8" w:rsidP="00A15277">
      <w:pPr>
        <w:pStyle w:val="af2"/>
      </w:pPr>
      <w:bookmarkStart w:id="71" w:name="_Ref135052313"/>
      <w:r>
        <w:t xml:space="preserve">Схема </w:t>
      </w:r>
      <w:fldSimple w:instr=" SEQ Схема \* ARABIC ">
        <w:r w:rsidR="008954EF">
          <w:rPr>
            <w:noProof/>
          </w:rPr>
          <w:t>14</w:t>
        </w:r>
      </w:fldSimple>
      <w:bookmarkEnd w:id="71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2AF6DEE7" w14:textId="6B37DFF9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 для </w:t>
      </w:r>
      <w:commentRangeStart w:id="72"/>
      <w:r>
        <w:t>производных</w:t>
      </w:r>
      <w:commentRangeEnd w:id="72"/>
      <w:r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72"/>
      </w:r>
      <w:r>
        <w:t xml:space="preserve"> </w:t>
      </w:r>
      <w:proofErr w:type="spellStart"/>
      <w:r>
        <w:t>диметиланилина</w:t>
      </w:r>
      <w:proofErr w:type="spellEnd"/>
      <w:r>
        <w:t>.</w:t>
      </w:r>
    </w:p>
    <w:p w14:paraId="7650AC13" w14:textId="660C31E2" w:rsidR="00DA335D" w:rsidRDefault="00C42BB9" w:rsidP="001830AD">
      <w:pPr>
        <w:pStyle w:val="31"/>
      </w:pPr>
      <w:bookmarkStart w:id="73" w:name="_Toc167708165"/>
      <w:bookmarkStart w:id="74" w:name="_Toc167710068"/>
      <w:r>
        <w:t xml:space="preserve">Итоговая схема </w:t>
      </w:r>
      <w:proofErr w:type="spellStart"/>
      <w:r>
        <w:t>фотоинициирования</w:t>
      </w:r>
      <w:bookmarkEnd w:id="73"/>
      <w:bookmarkEnd w:id="74"/>
      <w:proofErr w:type="spellEnd"/>
    </w:p>
    <w:p w14:paraId="0FE64A65" w14:textId="66FFFB87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954EF">
        <w:t xml:space="preserve">Схема </w:t>
      </w:r>
      <w:r w:rsidR="008954EF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8954EF">
        <w:t xml:space="preserve">Схема </w:t>
      </w:r>
      <w:r w:rsidR="008954EF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0E4CD67C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303E3502" w:rsidR="00FF4A28" w:rsidRDefault="00227EB8" w:rsidP="00227EB8">
      <w:pPr>
        <w:pStyle w:val="af2"/>
      </w:pPr>
      <w:bookmarkStart w:id="75" w:name="_Ref165752291"/>
      <w:r>
        <w:t xml:space="preserve">Схема </w:t>
      </w:r>
      <w:fldSimple w:instr=" SEQ Схема \* ARABIC ">
        <w:r w:rsidR="008954EF">
          <w:rPr>
            <w:noProof/>
          </w:rPr>
          <w:t>15</w:t>
        </w:r>
      </w:fldSimple>
      <w:bookmarkEnd w:id="75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7B408E33" w:rsidR="008B1786" w:rsidRPr="008B1786" w:rsidRDefault="00EE0C78" w:rsidP="008B1786">
      <w:pPr>
        <w:pStyle w:val="af2"/>
      </w:pPr>
      <w:bookmarkStart w:id="76" w:name="_Ref165752319"/>
      <w:r>
        <w:t xml:space="preserve">Схема </w:t>
      </w:r>
      <w:fldSimple w:instr=" SEQ Схема \* ARABIC ">
        <w:r w:rsidR="008954EF">
          <w:rPr>
            <w:noProof/>
          </w:rPr>
          <w:t>16</w:t>
        </w:r>
      </w:fldSimple>
      <w:bookmarkEnd w:id="76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1830AD">
      <w:pPr>
        <w:pStyle w:val="20"/>
      </w:pPr>
      <w:bookmarkStart w:id="77" w:name="_Toc167708166"/>
      <w:bookmarkStart w:id="78" w:name="_Toc167710069"/>
      <w:r>
        <w:t>полимеризаци</w:t>
      </w:r>
      <w:r w:rsidR="00A15277">
        <w:t>я</w:t>
      </w:r>
      <w:bookmarkEnd w:id="77"/>
      <w:bookmarkEnd w:id="78"/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bookmarkStart w:id="79" w:name="_Toc167708167"/>
      <w:bookmarkStart w:id="80" w:name="_Toc167710070"/>
      <w:r>
        <w:lastRenderedPageBreak/>
        <w:t>Инициирование</w:t>
      </w:r>
      <w:r w:rsidR="008209BC">
        <w:t xml:space="preserve"> цепи</w:t>
      </w:r>
      <w:bookmarkEnd w:id="79"/>
      <w:bookmarkEnd w:id="80"/>
    </w:p>
    <w:p w14:paraId="05BACC75" w14:textId="635F2CF6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17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5D93F4EA" w:rsidR="006E5223" w:rsidRPr="008508B7" w:rsidRDefault="006E5223" w:rsidP="00AC3632">
      <w:pPr>
        <w:pStyle w:val="af2"/>
      </w:pPr>
      <w:bookmarkStart w:id="81" w:name="_Ref165669038"/>
      <w:r>
        <w:t xml:space="preserve">Схема </w:t>
      </w:r>
      <w:fldSimple w:instr=" SEQ Схема \* ARABIC ">
        <w:r w:rsidR="008954EF">
          <w:rPr>
            <w:noProof/>
          </w:rPr>
          <w:t>17</w:t>
        </w:r>
      </w:fldSimple>
      <w:bookmarkEnd w:id="81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bookmarkStart w:id="82" w:name="_Toc167708168"/>
      <w:bookmarkStart w:id="83" w:name="_Toc167710071"/>
      <w:r>
        <w:t>Рост цепи</w:t>
      </w:r>
      <w:bookmarkEnd w:id="82"/>
      <w:bookmarkEnd w:id="83"/>
    </w:p>
    <w:p w14:paraId="219D4F1C" w14:textId="10A84F82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954EF">
        <w:t xml:space="preserve">Схема </w:t>
      </w:r>
      <w:r w:rsidR="008954EF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0BE8E977" w:rsidR="00D776E6" w:rsidRPr="00D776E6" w:rsidRDefault="00D776E6" w:rsidP="00AC3632">
      <w:pPr>
        <w:pStyle w:val="af2"/>
      </w:pPr>
      <w:bookmarkStart w:id="84" w:name="_Ref165683315"/>
      <w:r>
        <w:t xml:space="preserve">Схема </w:t>
      </w:r>
      <w:fldSimple w:instr=" SEQ Схема \* ARABIC ">
        <w:r w:rsidR="008954EF">
          <w:rPr>
            <w:noProof/>
          </w:rPr>
          <w:t>18</w:t>
        </w:r>
      </w:fldSimple>
      <w:bookmarkEnd w:id="84"/>
      <w:r>
        <w:t>. Реакции роста цепи</w:t>
      </w:r>
    </w:p>
    <w:p w14:paraId="4A36C8A5" w14:textId="2C2AB1C8" w:rsidR="008B1786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8954EF">
        <w:t xml:space="preserve">Схема </w:t>
      </w:r>
      <w:r w:rsidR="008954EF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549166F9" w:rsidR="00070F4C" w:rsidRPr="001E6D54" w:rsidRDefault="00070F4C" w:rsidP="00070F4C">
      <w:pPr>
        <w:pStyle w:val="af2"/>
        <w:jc w:val="both"/>
      </w:pPr>
      <w:bookmarkStart w:id="85" w:name="_Ref167271145"/>
      <w:r>
        <w:t xml:space="preserve">Схема </w:t>
      </w:r>
      <w:fldSimple w:instr=" SEQ Схема \* ARABIC ">
        <w:r w:rsidR="008954EF">
          <w:rPr>
            <w:noProof/>
          </w:rPr>
          <w:t>19</w:t>
        </w:r>
      </w:fldSimple>
      <w:bookmarkEnd w:id="85"/>
      <w:r>
        <w:t>. Сокращенная реакция роста цепи</w:t>
      </w:r>
    </w:p>
    <w:p w14:paraId="2AE97427" w14:textId="33E02ED9" w:rsidR="003813E5" w:rsidRDefault="00640613" w:rsidP="001830AD">
      <w:pPr>
        <w:pStyle w:val="31"/>
      </w:pPr>
      <w:bookmarkStart w:id="86" w:name="_Toc167708169"/>
      <w:bookmarkStart w:id="87" w:name="_Toc167710072"/>
      <w:r>
        <w:t>Передача</w:t>
      </w:r>
      <w:r w:rsidR="009B2BB1">
        <w:t xml:space="preserve"> цепи</w:t>
      </w:r>
      <w:bookmarkEnd w:id="86"/>
      <w:bookmarkEnd w:id="87"/>
    </w:p>
    <w:p w14:paraId="3A720BC1" w14:textId="31FC7773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5587F4F3" w:rsidR="007C162A" w:rsidRPr="005559F4" w:rsidRDefault="00FC3ECE" w:rsidP="005559F4">
      <w:pPr>
        <w:pStyle w:val="af2"/>
      </w:pPr>
      <w:bookmarkStart w:id="88" w:name="_Ref165730018"/>
      <w:r>
        <w:t xml:space="preserve">Схема </w:t>
      </w:r>
      <w:fldSimple w:instr=" SEQ Схема \* ARABIC ">
        <w:r w:rsidR="008954EF">
          <w:rPr>
            <w:noProof/>
          </w:rPr>
          <w:t>20</w:t>
        </w:r>
      </w:fldSimple>
      <w:bookmarkEnd w:id="88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</w:t>
      </w:r>
      <w:r>
        <w:lastRenderedPageBreak/>
        <w:t xml:space="preserve">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89" w:name="_Toc167708170"/>
      <w:bookmarkStart w:id="90" w:name="_Toc136296702"/>
      <w:bookmarkStart w:id="91" w:name="_Toc167710073"/>
      <w:r>
        <w:t>Ингибирование полимеризации</w:t>
      </w:r>
      <w:bookmarkEnd w:id="89"/>
      <w:bookmarkEnd w:id="91"/>
      <w:r w:rsidRPr="006D4713">
        <w:t xml:space="preserve"> </w:t>
      </w:r>
    </w:p>
    <w:p w14:paraId="1BF4B7DF" w14:textId="61EEF36E" w:rsidR="006B5E8D" w:rsidRDefault="006B5E8D" w:rsidP="00D21335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системе</w:t>
      </w:r>
      <w:r w:rsidR="00CF17DD">
        <w:t>, например растворенный кислород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>
        <w:t xml:space="preserve">еханизм </w:t>
      </w:r>
      <w:r w:rsidR="00F644EC">
        <w:t xml:space="preserve">действия </w:t>
      </w:r>
      <w:r>
        <w:t xml:space="preserve">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21</w:t>
      </w:r>
      <w:r>
        <w:fldChar w:fldCharType="end"/>
      </w:r>
      <w:r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588997B7" w:rsidR="006B5E8D" w:rsidRPr="006B5E8D" w:rsidRDefault="006B5E8D" w:rsidP="00B149E8">
      <w:pPr>
        <w:pStyle w:val="af2"/>
      </w:pPr>
      <w:bookmarkStart w:id="92" w:name="_Ref165752145"/>
      <w:r>
        <w:t xml:space="preserve">Схема </w:t>
      </w:r>
      <w:fldSimple w:instr=" SEQ Схема \* ARABIC ">
        <w:r w:rsidR="008954EF">
          <w:rPr>
            <w:noProof/>
          </w:rPr>
          <w:t>21</w:t>
        </w:r>
      </w:fldSimple>
      <w:bookmarkEnd w:id="92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93"/>
      <w:r w:rsidR="00B149E8">
        <w:t>периода</w:t>
      </w:r>
      <w:commentRangeEnd w:id="93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93"/>
      </w:r>
      <w:r w:rsidR="00B149E8">
        <w:t>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90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17303FA6" w14:textId="034A0414" w:rsidR="00D624F4" w:rsidRPr="00FF4F84" w:rsidRDefault="00D624F4" w:rsidP="0017302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 w:rsidR="0017302D">
        <w:t xml:space="preserve">. </w:t>
      </w:r>
      <w:r>
        <w:t xml:space="preserve">В результате кинетического анализа схемы были найдены константы </w:t>
      </w:r>
      <w:r>
        <w:lastRenderedPageBreak/>
        <w:t xml:space="preserve">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954EF">
        <w:t xml:space="preserve">Таблица </w:t>
      </w:r>
      <w:r w:rsidR="008954EF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132CCB34" w:rsidR="00D624F4" w:rsidRDefault="00D624F4" w:rsidP="00D624F4">
      <w:pPr>
        <w:pStyle w:val="af2"/>
      </w:pPr>
      <w:bookmarkStart w:id="94" w:name="_Ref135046901"/>
      <w:r>
        <w:t xml:space="preserve">Таблица </w:t>
      </w:r>
      <w:fldSimple w:instr=" SEQ Таблица \* ARABIC ">
        <w:r w:rsidR="008954EF">
          <w:rPr>
            <w:noProof/>
          </w:rPr>
          <w:t>2</w:t>
        </w:r>
      </w:fldSimple>
      <w:bookmarkEnd w:id="94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2F6DC44B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954EF">
        <w:t xml:space="preserve">Таблица </w:t>
      </w:r>
      <w:r w:rsidR="008954EF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0A2F785C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95" w:name="_Ref135047443"/>
      <w:r>
        <w:lastRenderedPageBreak/>
        <w:t xml:space="preserve">Таблица </w:t>
      </w:r>
      <w:fldSimple w:instr=" SEQ Таблица \* ARABIC ">
        <w:r w:rsidR="008954EF">
          <w:rPr>
            <w:noProof/>
          </w:rPr>
          <w:t>3</w:t>
        </w:r>
      </w:fldSimple>
      <w:bookmarkEnd w:id="95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39F6E91A" w:rsidR="00D624F4" w:rsidRPr="0017302D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</w:t>
      </w:r>
      <w:r w:rsidRPr="0017302D">
        <w:t xml:space="preserve">резонансные структуры представлены на схеме ниже (см. 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8954EF" w:rsidRPr="0017302D">
        <w:t xml:space="preserve">Схема </w:t>
      </w:r>
      <w:r w:rsidR="008954EF">
        <w:rPr>
          <w:noProof/>
        </w:rPr>
        <w:t>22</w:t>
      </w:r>
      <w:r w:rsidR="0017302D">
        <w:fldChar w:fldCharType="end"/>
      </w:r>
      <w:r w:rsidRPr="0017302D">
        <w:t>):</w:t>
      </w:r>
    </w:p>
    <w:p w14:paraId="5AC22512" w14:textId="77777777" w:rsidR="00D624F4" w:rsidRPr="0017302D" w:rsidRDefault="00D624F4" w:rsidP="001830AD">
      <w:pPr>
        <w:pStyle w:val="a2"/>
      </w:pPr>
      <w:r w:rsidRPr="0017302D">
        <w:object w:dxaOrig="9643" w:dyaOrig="2832" w14:anchorId="144DF11C">
          <v:shape id="_x0000_i1034" type="#_x0000_t75" style="width:468pt;height:137pt" o:ole="">
            <v:imagedata r:id="rId47" o:title=""/>
          </v:shape>
          <o:OLEObject Type="Embed" ProgID="ChemDraw.Document.6.0" ShapeID="_x0000_i1034" DrawAspect="Content" ObjectID="_1778324010" r:id="rId48"/>
        </w:object>
      </w:r>
    </w:p>
    <w:p w14:paraId="3133A700" w14:textId="52EDCEBC" w:rsidR="00DB7A55" w:rsidRDefault="00D624F4" w:rsidP="00B149E8">
      <w:pPr>
        <w:pStyle w:val="af2"/>
      </w:pPr>
      <w:bookmarkStart w:id="96" w:name="_Ref167702925"/>
      <w:r w:rsidRPr="0017302D">
        <w:t xml:space="preserve">Схема </w:t>
      </w:r>
      <w:fldSimple w:instr=" SEQ Схема \* ARABIC ">
        <w:r w:rsidR="008954EF">
          <w:rPr>
            <w:noProof/>
          </w:rPr>
          <w:t>22</w:t>
        </w:r>
      </w:fldSimple>
      <w:bookmarkEnd w:id="96"/>
      <w:r w:rsidRPr="0017302D">
        <w:t xml:space="preserve">. 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bookmarkStart w:id="97" w:name="_Toc167708171"/>
      <w:bookmarkStart w:id="98" w:name="_Toc167710074"/>
      <w:r>
        <w:lastRenderedPageBreak/>
        <w:t>Обрыв цепи</w:t>
      </w:r>
      <w:bookmarkEnd w:id="97"/>
      <w:bookmarkEnd w:id="98"/>
    </w:p>
    <w:p w14:paraId="75E8C60A" w14:textId="75A1C328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954EF">
        <w:t xml:space="preserve">Схема </w:t>
      </w:r>
      <w:r w:rsidR="008954EF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191E75C4" w:rsidR="005559F4" w:rsidRPr="005559F4" w:rsidRDefault="00D46182" w:rsidP="005559F4">
      <w:pPr>
        <w:pStyle w:val="af2"/>
      </w:pPr>
      <w:bookmarkStart w:id="99" w:name="_Ref165726300"/>
      <w:r>
        <w:t xml:space="preserve">Схема </w:t>
      </w:r>
      <w:fldSimple w:instr=" SEQ Схема \* ARABIC ">
        <w:r w:rsidR="008954EF">
          <w:rPr>
            <w:noProof/>
          </w:rPr>
          <w:t>23</w:t>
        </w:r>
      </w:fldSimple>
      <w:bookmarkEnd w:id="99"/>
      <w:r>
        <w:t>. Реакции обрыва цепи</w:t>
      </w:r>
    </w:p>
    <w:p w14:paraId="5CE03C92" w14:textId="20B42483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</w:t>
      </w:r>
      <w:r w:rsidR="00B67857">
        <w:t>низковязких</w:t>
      </w:r>
      <w:r w:rsidR="00B67857" w:rsidRPr="004416A8">
        <w:t xml:space="preserve"> </w:t>
      </w:r>
      <w:r w:rsidRPr="004416A8">
        <w:t xml:space="preserve">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7E746E49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del w:id="100" w:author="Maxim Arsenyev" w:date="2024-05-26T11:18:00Z">
        <w:r w:rsidR="00832871" w:rsidRPr="00832871" w:rsidDel="00B67857">
          <w:softHyphen/>
        </w:r>
      </w:del>
      <w:r w:rsidR="00832871" w:rsidRPr="00832871">
        <w:t>чальных стадиях реакции линейные механизмы обрыва, связанные с аль</w:t>
      </w:r>
      <w:del w:id="101" w:author="Maxim Arsenyev" w:date="2024-05-26T11:18:00Z">
        <w:r w:rsidR="00832871" w:rsidRPr="00832871" w:rsidDel="00B67857">
          <w:softHyphen/>
        </w:r>
      </w:del>
      <w:r w:rsidR="00832871" w:rsidRPr="00832871">
        <w:t>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bookmarkStart w:id="102" w:name="_Toc167708172"/>
      <w:bookmarkStart w:id="103" w:name="_Toc167710075"/>
      <w:r>
        <w:t>Итоговая схема полимеризации</w:t>
      </w:r>
      <w:bookmarkEnd w:id="102"/>
      <w:bookmarkEnd w:id="103"/>
    </w:p>
    <w:p w14:paraId="7202C2CC" w14:textId="394D1451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8954EF">
        <w:t xml:space="preserve">Схема </w:t>
      </w:r>
      <w:r w:rsidR="008954EF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8954EF">
        <w:t xml:space="preserve">Схема </w:t>
      </w:r>
      <w:r w:rsidR="008954EF">
        <w:rPr>
          <w:noProof/>
        </w:rPr>
        <w:t>25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6CB5F917" w:rsidR="008209BC" w:rsidRDefault="00D87901" w:rsidP="008209BC">
      <w:pPr>
        <w:pStyle w:val="af2"/>
      </w:pPr>
      <w:bookmarkStart w:id="104" w:name="_Ref165759625"/>
      <w:r>
        <w:t xml:space="preserve">Схема </w:t>
      </w:r>
      <w:fldSimple w:instr=" SEQ Схема \* ARABIC ">
        <w:r w:rsidR="008954EF">
          <w:rPr>
            <w:noProof/>
          </w:rPr>
          <w:t>24</w:t>
        </w:r>
      </w:fldSimple>
      <w:bookmarkEnd w:id="104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6573D968" w:rsidR="0000738F" w:rsidRPr="0000738F" w:rsidRDefault="0000738F" w:rsidP="0000738F">
      <w:pPr>
        <w:pStyle w:val="af2"/>
      </w:pPr>
      <w:bookmarkStart w:id="105" w:name="_Ref166810614"/>
      <w:r>
        <w:t xml:space="preserve">Схема </w:t>
      </w:r>
      <w:fldSimple w:instr=" SEQ Схема \* ARABIC ">
        <w:r w:rsidR="008954EF">
          <w:rPr>
            <w:noProof/>
          </w:rPr>
          <w:t>25</w:t>
        </w:r>
      </w:fldSimple>
      <w:bookmarkEnd w:id="105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106" w:name="_Toc167708173"/>
      <w:bookmarkStart w:id="107" w:name="_Hlk134744726"/>
      <w:bookmarkStart w:id="108" w:name="_Toc167710076"/>
      <w:r>
        <w:t>Описание модели</w:t>
      </w:r>
      <w:bookmarkEnd w:id="106"/>
      <w:bookmarkEnd w:id="108"/>
      <w:r>
        <w:t xml:space="preserve"> </w:t>
      </w:r>
    </w:p>
    <w:p w14:paraId="11672E13" w14:textId="25D351FC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B67857">
        <w:t xml:space="preserve"> и свойства конечного материала</w:t>
      </w:r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8954EF">
        <w:t>(</w:t>
      </w:r>
      <w:r w:rsidR="008954EF">
        <w:rPr>
          <w:noProof/>
        </w:rPr>
        <w:t>4</w:t>
      </w:r>
      <w:r w:rsidR="008954EF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B67857">
        <w:t xml:space="preserve"> приводит к </w:t>
      </w:r>
      <w:r w:rsidR="004E2653">
        <w:t>пространственно</w:t>
      </w:r>
      <w:r w:rsidR="00B67857">
        <w:t>му</w:t>
      </w:r>
      <w:r w:rsidR="004E2653">
        <w:t xml:space="preserve"> </w:t>
      </w:r>
      <w:r w:rsidR="00B67857">
        <w:t xml:space="preserve">распределению </w:t>
      </w:r>
      <w:r w:rsidR="004E2653">
        <w:t>показателя преломления среды</w:t>
      </w:r>
      <w:r w:rsidR="00B67857">
        <w:t>. Этот процесс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8B6EE8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716C1FA0" w:rsidR="004E2653" w:rsidRDefault="004E2653" w:rsidP="001830AD">
            <w:pPr>
              <w:pStyle w:val="a2"/>
            </w:pPr>
            <w:bookmarkStart w:id="109" w:name="_Ref165932144"/>
            <w:bookmarkStart w:id="110" w:name="_Ref165932150"/>
            <w:r>
              <w:lastRenderedPageBreak/>
              <w:t>(</w:t>
            </w:r>
            <w:fldSimple w:instr=" SEQ Формула \*ARABIC ">
              <w:r w:rsidR="008954EF">
                <w:rPr>
                  <w:noProof/>
                </w:rPr>
                <w:t>4</w:t>
              </w:r>
            </w:fldSimple>
            <w:bookmarkEnd w:id="109"/>
            <w:r>
              <w:t>)</w:t>
            </w:r>
            <w:bookmarkEnd w:id="110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6C7892A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36157244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8B6EE8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proofErr w:type="spellStart"/>
      <w:r w:rsidR="004E2653">
        <w:t>ое</w:t>
      </w:r>
      <w:proofErr w:type="spellEnd"/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proofErr w:type="spellStart"/>
      <w:r w:rsidR="004E2653">
        <w:t>ое</w:t>
      </w:r>
      <w:proofErr w:type="spellEnd"/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8B6EE8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78CC565F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8954EF">
        <w:t>(</w:t>
      </w:r>
      <w:r w:rsidR="008954EF">
        <w:rPr>
          <w:noProof/>
        </w:rPr>
        <w:t>5</w:t>
      </w:r>
      <w:r w:rsidR="008954EF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34A95EF7" w:rsidR="004E2653" w:rsidRDefault="004E2653" w:rsidP="001830AD">
            <w:pPr>
              <w:pStyle w:val="a3"/>
            </w:pPr>
            <w:bookmarkStart w:id="111" w:name="_Ref165974673"/>
            <w:r>
              <w:t>(</w:t>
            </w:r>
            <w:fldSimple w:instr=" SEQ Формула \*ARABIC ">
              <w:r w:rsidR="008954EF">
                <w:rPr>
                  <w:noProof/>
                </w:rPr>
                <w:t>5</w:t>
              </w:r>
            </w:fldSimple>
            <w:r>
              <w:t>)</w:t>
            </w:r>
            <w:bookmarkEnd w:id="111"/>
          </w:p>
        </w:tc>
      </w:tr>
    </w:tbl>
    <w:p w14:paraId="4F15830D" w14:textId="57426DCA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r w:rsidR="00D70601">
        <w:t>количества поглощенных фотонов</w:t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8954EF">
        <w:t>(</w:t>
      </w:r>
      <w:r w:rsidR="008954EF">
        <w:rPr>
          <w:noProof/>
        </w:rPr>
        <w:t>6</w:t>
      </w:r>
      <w:r w:rsidR="008954EF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1AC47AC4" w:rsidR="004E2653" w:rsidRDefault="004E2653" w:rsidP="001830AD">
            <w:pPr>
              <w:pStyle w:val="a3"/>
            </w:pPr>
            <w:bookmarkStart w:id="112" w:name="_Ref165932810"/>
            <w:bookmarkStart w:id="113" w:name="_Ref165932991"/>
            <w:r>
              <w:t>(</w:t>
            </w:r>
            <w:fldSimple w:instr=" SEQ Формула \*ARABIC ">
              <w:r w:rsidR="008954EF">
                <w:rPr>
                  <w:noProof/>
                </w:rPr>
                <w:t>6</w:t>
              </w:r>
            </w:fldSimple>
            <w:bookmarkStart w:id="114" w:name="_Ref165932985"/>
            <w:bookmarkEnd w:id="112"/>
            <w:r>
              <w:t>)</w:t>
            </w:r>
            <w:bookmarkEnd w:id="113"/>
            <w:bookmarkEnd w:id="114"/>
          </w:p>
        </w:tc>
      </w:tr>
    </w:tbl>
    <w:p w14:paraId="04BDF8CE" w14:textId="73139421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8954EF">
        <w:t xml:space="preserve">Рисунок </w:t>
      </w:r>
      <w:r w:rsidR="008954EF">
        <w:rPr>
          <w:noProof/>
        </w:rPr>
        <w:t>5</w:t>
      </w:r>
      <w:r>
        <w:fldChar w:fldCharType="end"/>
      </w:r>
      <w:r>
        <w:t>):</w:t>
      </w:r>
    </w:p>
    <w:bookmarkStart w:id="115" w:name="_MON_1776644984"/>
    <w:bookmarkEnd w:id="115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5" type="#_x0000_t75" style="width:308pt;height:202.5pt" o:ole="">
            <v:imagedata r:id="rId52" o:title=""/>
          </v:shape>
          <o:OLEObject Type="Embed" ProgID="Word.Picture.8" ShapeID="_x0000_i1035" DrawAspect="Content" ObjectID="_1778324011" r:id="rId53"/>
        </w:object>
      </w:r>
    </w:p>
    <w:p w14:paraId="7470C9DD" w14:textId="0F5B0471" w:rsidR="004E2653" w:rsidRDefault="004E2653" w:rsidP="004E2653">
      <w:pPr>
        <w:pStyle w:val="af2"/>
      </w:pPr>
      <w:bookmarkStart w:id="116" w:name="_Ref165933580"/>
      <w:r>
        <w:t xml:space="preserve">Рисунок </w:t>
      </w:r>
      <w:fldSimple w:instr=" SEQ Рисунок \* ARABIC ">
        <w:r w:rsidR="008954EF">
          <w:rPr>
            <w:noProof/>
          </w:rPr>
          <w:t>5</w:t>
        </w:r>
      </w:fldSimple>
      <w:bookmarkEnd w:id="116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</w:p>
    <w:p w14:paraId="25FD2053" w14:textId="77777777" w:rsidR="004E2653" w:rsidRDefault="004E2653" w:rsidP="001830AD">
      <w:pPr>
        <w:pStyle w:val="a2"/>
      </w:pPr>
      <w:r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2D98623B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косинусоиды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8B6EE8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8B6EE8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bookmarkStart w:id="117" w:name="_Toc167708174"/>
      <w:bookmarkStart w:id="118" w:name="_Toc167710077"/>
      <w:r>
        <w:lastRenderedPageBreak/>
        <w:t>Диффузионные процессы</w:t>
      </w:r>
      <w:bookmarkEnd w:id="117"/>
      <w:bookmarkEnd w:id="118"/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bookmarkStart w:id="119" w:name="_Toc167708175"/>
      <w:bookmarkStart w:id="120" w:name="_Toc167710078"/>
      <w:r>
        <w:t>Диффузия</w:t>
      </w:r>
      <w:bookmarkEnd w:id="119"/>
      <w:bookmarkEnd w:id="120"/>
    </w:p>
    <w:p w14:paraId="4D44292E" w14:textId="47D86C20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8954EF">
        <w:t>(</w:t>
      </w:r>
      <w:r w:rsidR="008954EF">
        <w:rPr>
          <w:noProof/>
        </w:rPr>
        <w:t>8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01432580" w:rsidR="004E2653" w:rsidRDefault="004E2653" w:rsidP="001830AD">
            <w:pPr>
              <w:pStyle w:val="a3"/>
            </w:pPr>
            <w:bookmarkStart w:id="121" w:name="_Ref165983679"/>
            <w:r>
              <w:t>(</w:t>
            </w:r>
            <w:fldSimple w:instr=" SEQ Формула \*ARABIC ">
              <w:r w:rsidR="008954EF">
                <w:rPr>
                  <w:noProof/>
                </w:rPr>
                <w:t>8</w:t>
              </w:r>
            </w:fldSimple>
            <w:r>
              <w:t>)</w:t>
            </w:r>
            <w:bookmarkEnd w:id="121"/>
          </w:p>
        </w:tc>
      </w:tr>
    </w:tbl>
    <w:p w14:paraId="58457469" w14:textId="77777777" w:rsidR="004E2653" w:rsidRPr="007630C2" w:rsidRDefault="008B6EE8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1E04F10C" w:rsidR="004E2653" w:rsidRDefault="004E2653" w:rsidP="001830AD">
      <w:pPr>
        <w:pStyle w:val="a2"/>
      </w:pPr>
      <w:r>
        <w:lastRenderedPageBreak/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8954EF">
        <w:t>(</w:t>
      </w:r>
      <w:r w:rsidR="008954EF">
        <w:rPr>
          <w:noProof/>
        </w:rPr>
        <w:t>9</w:t>
      </w:r>
      <w:r w:rsidR="008954EF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8954EF">
        <w:t>(</w:t>
      </w:r>
      <w:r w:rsidR="008954EF">
        <w:rPr>
          <w:noProof/>
        </w:rPr>
        <w:t>10</w:t>
      </w:r>
      <w:r w:rsidR="008954EF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8954EF">
        <w:t>(</w:t>
      </w:r>
      <w:r w:rsidR="008954EF">
        <w:rPr>
          <w:noProof/>
        </w:rPr>
        <w:t>9</w:t>
      </w:r>
      <w:r w:rsidR="008954EF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8B6EE8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524BA23E" w:rsidR="004E2653" w:rsidRDefault="004E2653" w:rsidP="001830AD">
            <w:pPr>
              <w:pStyle w:val="a3"/>
            </w:pPr>
            <w:bookmarkStart w:id="122" w:name="_Ref165983587"/>
            <w:r>
              <w:t>(</w:t>
            </w:r>
            <w:fldSimple w:instr=" SEQ Формула \*ARABIC ">
              <w:r w:rsidR="008954EF">
                <w:rPr>
                  <w:noProof/>
                </w:rPr>
                <w:t>9</w:t>
              </w:r>
            </w:fldSimple>
            <w:r>
              <w:t>)</w:t>
            </w:r>
            <w:bookmarkEnd w:id="122"/>
          </w:p>
        </w:tc>
      </w:tr>
    </w:tbl>
    <w:p w14:paraId="43228377" w14:textId="3917045A" w:rsidR="004E2653" w:rsidRDefault="004E2653" w:rsidP="001830AD">
      <w:pPr>
        <w:pStyle w:val="a2"/>
      </w:pPr>
      <w:bookmarkStart w:id="123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8954EF">
        <w:t>(</w:t>
      </w:r>
      <w:r w:rsidR="008954EF">
        <w:rPr>
          <w:noProof/>
        </w:rPr>
        <w:t>10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8B6EE8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6346BD66" w:rsidR="004E2653" w:rsidRDefault="004E2653" w:rsidP="006A74F0">
            <w:pPr>
              <w:pStyle w:val="a3"/>
              <w:ind w:left="737" w:right="-950" w:firstLine="28"/>
            </w:pPr>
            <w:bookmarkStart w:id="124" w:name="_Ref165983726"/>
            <w:r>
              <w:t>(</w:t>
            </w:r>
            <w:fldSimple w:instr=" SEQ Формула \*ARABIC ">
              <w:r w:rsidR="008954EF">
                <w:rPr>
                  <w:noProof/>
                </w:rPr>
                <w:t>10</w:t>
              </w:r>
            </w:fldSimple>
            <w:r>
              <w:t>)</w:t>
            </w:r>
            <w:bookmarkEnd w:id="124"/>
          </w:p>
        </w:tc>
      </w:tr>
    </w:tbl>
    <w:bookmarkEnd w:id="123"/>
    <w:p w14:paraId="24F5162F" w14:textId="7E892746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8954EF">
        <w:t>(</w:t>
      </w:r>
      <w:r w:rsidR="008954EF">
        <w:rPr>
          <w:noProof/>
        </w:rPr>
        <w:t>11</w:t>
      </w:r>
      <w:r w:rsidR="008954EF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3630FAB6" w:rsidR="004E2653" w:rsidRDefault="004E2653" w:rsidP="001830AD">
            <w:pPr>
              <w:pStyle w:val="a3"/>
            </w:pPr>
            <w:bookmarkStart w:id="125" w:name="_Ref166447897"/>
            <w:bookmarkStart w:id="126" w:name="_Ref165983947"/>
            <w:r>
              <w:t>(</w:t>
            </w:r>
            <w:fldSimple w:instr=" SEQ Формула \*ARABIC ">
              <w:r w:rsidR="008954EF">
                <w:rPr>
                  <w:noProof/>
                </w:rPr>
                <w:t>11</w:t>
              </w:r>
            </w:fldSimple>
            <w:bookmarkEnd w:id="125"/>
            <w:r>
              <w:t>)</w:t>
            </w:r>
            <w:bookmarkEnd w:id="126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53089630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8954EF">
        <w:t>(</w:t>
      </w:r>
      <w:r w:rsidR="008954EF">
        <w:rPr>
          <w:noProof/>
        </w:rPr>
        <w:t>11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8B6EE8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4D16943C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57E8FA0C" w14:textId="77777777" w:rsidR="004E2653" w:rsidRDefault="008B6EE8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неподвижного наблюдателя </w:t>
      </w:r>
    </w:p>
    <w:p w14:paraId="1FCD7D4C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10C9D065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8954EF">
        <w:t>(</w:t>
      </w:r>
      <w:r w:rsidR="008954EF">
        <w:rPr>
          <w:noProof/>
        </w:rPr>
        <w:t>13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8B6EE8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8B6EE8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4BA78475" w:rsidR="004E2653" w:rsidRDefault="004E2653" w:rsidP="001830AD">
            <w:pPr>
              <w:pStyle w:val="a3"/>
            </w:pPr>
            <w:bookmarkStart w:id="127" w:name="_Ref166014911"/>
            <w:r>
              <w:t>(</w:t>
            </w:r>
            <w:fldSimple w:instr=" SEQ Формула \*ARABIC ">
              <w:r w:rsidR="008954EF">
                <w:rPr>
                  <w:noProof/>
                </w:rPr>
                <w:t>13</w:t>
              </w:r>
            </w:fldSimple>
            <w:r>
              <w:t>)</w:t>
            </w:r>
            <w:bookmarkEnd w:id="127"/>
          </w:p>
        </w:tc>
      </w:tr>
    </w:tbl>
    <w:p w14:paraId="1292751B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08EAE6B4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8954EF">
        <w:t>(</w:t>
      </w:r>
      <w:r w:rsidR="008954EF">
        <w:rPr>
          <w:noProof/>
        </w:rPr>
        <w:t>14</w:t>
      </w:r>
      <w:r w:rsidR="008954EF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8954EF">
        <w:t>(</w:t>
      </w:r>
      <w:r w:rsidR="008954EF">
        <w:rPr>
          <w:noProof/>
        </w:rPr>
        <w:t>13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8B6EE8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1B1F1354" w:rsidR="004E2653" w:rsidRDefault="004E2653" w:rsidP="001830AD">
            <w:pPr>
              <w:pStyle w:val="a3"/>
            </w:pPr>
            <w:bookmarkStart w:id="128" w:name="_Ref166015715"/>
            <w:r>
              <w:t>(</w:t>
            </w:r>
            <w:fldSimple w:instr=" SEQ Формула \*ARABIC ">
              <w:r w:rsidR="008954EF">
                <w:rPr>
                  <w:noProof/>
                </w:rPr>
                <w:t>14</w:t>
              </w:r>
            </w:fldSimple>
            <w:r>
              <w:t>)</w:t>
            </w:r>
            <w:bookmarkEnd w:id="128"/>
          </w:p>
        </w:tc>
      </w:tr>
    </w:tbl>
    <w:p w14:paraId="7828ADC1" w14:textId="77777777" w:rsidR="004E2653" w:rsidRDefault="008B6EE8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66CA9152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8954EF">
        <w:t>(</w:t>
      </w:r>
      <w:r w:rsidR="008954EF">
        <w:rPr>
          <w:noProof/>
        </w:rPr>
        <w:t>15</w:t>
      </w:r>
      <w:r w:rsidR="008954EF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8954EF">
        <w:t>(</w:t>
      </w:r>
      <w:r w:rsidR="008954EF">
        <w:rPr>
          <w:noProof/>
        </w:rPr>
        <w:t>13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74FFABE8" w:rsidR="004E2653" w:rsidRDefault="004E2653" w:rsidP="001830AD">
            <w:pPr>
              <w:pStyle w:val="a3"/>
            </w:pPr>
            <w:bookmarkStart w:id="129" w:name="_Ref166015866"/>
            <w:r>
              <w:t>(</w:t>
            </w:r>
            <w:fldSimple w:instr=" SEQ Формула \*ARABIC ">
              <w:r w:rsidR="008954EF">
                <w:rPr>
                  <w:noProof/>
                </w:rPr>
                <w:t>15</w:t>
              </w:r>
            </w:fldSimple>
            <w:r>
              <w:t>)</w:t>
            </w:r>
            <w:bookmarkEnd w:id="129"/>
          </w:p>
        </w:tc>
      </w:tr>
    </w:tbl>
    <w:p w14:paraId="31A3E64C" w14:textId="3168B927" w:rsidR="004E2653" w:rsidRDefault="004E2653" w:rsidP="001830AD">
      <w:pPr>
        <w:pStyle w:val="a2"/>
      </w:pPr>
      <w:r>
        <w:lastRenderedPageBreak/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8954EF">
        <w:t>(</w:t>
      </w:r>
      <w:r w:rsidR="008954EF">
        <w:rPr>
          <w:noProof/>
        </w:rPr>
        <w:t>16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5137FC09" w:rsidR="004E2653" w:rsidRDefault="004E2653" w:rsidP="001830AD">
            <w:pPr>
              <w:pStyle w:val="a3"/>
            </w:pPr>
            <w:bookmarkStart w:id="130" w:name="_Ref166015897"/>
            <w:r>
              <w:t>(</w:t>
            </w:r>
            <w:fldSimple w:instr=" SEQ Формула \*ARABIC ">
              <w:r w:rsidR="008954EF">
                <w:rPr>
                  <w:noProof/>
                </w:rPr>
                <w:t>16</w:t>
              </w:r>
            </w:fldSimple>
            <w:r>
              <w:t>)</w:t>
            </w:r>
            <w:bookmarkEnd w:id="130"/>
          </w:p>
        </w:tc>
      </w:tr>
    </w:tbl>
    <w:p w14:paraId="1BF5F646" w14:textId="77777777" w:rsidR="004E2653" w:rsidRPr="007075FB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</w:t>
      </w:r>
      <w:r w:rsidRPr="00F31E32">
        <w:lastRenderedPageBreak/>
        <w:t>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1050B000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8954EF">
        <w:t>(</w:t>
      </w:r>
      <w:r w:rsidR="008954EF">
        <w:rPr>
          <w:noProof/>
        </w:rPr>
        <w:t>24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7DC4A025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55B94CD5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bookmarkStart w:id="131" w:name="_Toc167708176"/>
      <w:bookmarkStart w:id="132" w:name="_Toc167710079"/>
      <w:r>
        <w:t>Зависимость диффузии от температуры</w:t>
      </w:r>
      <w:bookmarkEnd w:id="131"/>
      <w:bookmarkEnd w:id="132"/>
    </w:p>
    <w:p w14:paraId="6EA3BAFC" w14:textId="10661E12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8954EF">
        <w:t>(</w:t>
      </w:r>
      <w:r w:rsidR="008954EF">
        <w:rPr>
          <w:noProof/>
        </w:rPr>
        <w:t>26</w:t>
      </w:r>
      <w:r w:rsidR="008954EF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486A5998" w:rsidR="004E2653" w:rsidRDefault="004E2653" w:rsidP="001830AD">
            <w:pPr>
              <w:pStyle w:val="a3"/>
            </w:pPr>
            <w:bookmarkStart w:id="133" w:name="_Ref154525359"/>
            <w:r>
              <w:t>(</w:t>
            </w:r>
            <w:fldSimple w:instr=" SEQ Формула \*ARABIC ">
              <w:r w:rsidR="008954EF">
                <w:rPr>
                  <w:noProof/>
                </w:rPr>
                <w:t>18</w:t>
              </w:r>
            </w:fldSimple>
            <w:r>
              <w:t>)</w:t>
            </w:r>
            <w:bookmarkEnd w:id="133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bookmarkStart w:id="134" w:name="_Toc167708177"/>
      <w:bookmarkStart w:id="135" w:name="_Toc167710080"/>
      <w:r>
        <w:t>Вязкость</w:t>
      </w:r>
      <w:bookmarkEnd w:id="134"/>
      <w:bookmarkEnd w:id="135"/>
    </w:p>
    <w:p w14:paraId="0296762E" w14:textId="09F6A346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 xml:space="preserve">– вязкость. Это свойство текучих тел </w:t>
      </w:r>
      <w:r w:rsidRPr="00A14201">
        <w:lastRenderedPageBreak/>
        <w:t>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8954EF">
        <w:t xml:space="preserve">Рисунок </w:t>
      </w:r>
      <w:r w:rsidR="008954EF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8954EF">
        <w:t>(</w:t>
      </w:r>
      <w:r w:rsidR="008954EF">
        <w:rPr>
          <w:noProof/>
        </w:rPr>
        <w:t>28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49189855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8B6EE8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5E5323FA" w:rsidR="004E2653" w:rsidRDefault="004E2653" w:rsidP="004E2653">
      <w:pPr>
        <w:pStyle w:val="af2"/>
      </w:pPr>
      <w:bookmarkStart w:id="136" w:name="_Ref166029130"/>
      <w:r>
        <w:t xml:space="preserve">Рисунок </w:t>
      </w:r>
      <w:fldSimple w:instr=" SEQ Рисунок \* ARABIC ">
        <w:r w:rsidR="008954EF">
          <w:rPr>
            <w:noProof/>
          </w:rPr>
          <w:t>6</w:t>
        </w:r>
      </w:fldSimple>
      <w:bookmarkEnd w:id="136"/>
      <w:r>
        <w:t>. Вязкость в слое жидкости</w:t>
      </w:r>
    </w:p>
    <w:p w14:paraId="3A31F825" w14:textId="377FBEDE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954EF">
        <w:t>(</w:t>
      </w:r>
      <w:r w:rsidR="008954EF">
        <w:rPr>
          <w:noProof/>
        </w:rPr>
        <w:t>29</w:t>
      </w:r>
      <w:r w:rsidR="008954EF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15DD8EBA" w:rsidR="004E2653" w:rsidRDefault="004E2653" w:rsidP="001830AD">
            <w:pPr>
              <w:pStyle w:val="a3"/>
            </w:pPr>
            <w:bookmarkStart w:id="137" w:name="_Ref166458063"/>
            <w:r>
              <w:t>(</w:t>
            </w:r>
            <w:fldSimple w:instr=" SEQ Формула \*ARABIC ">
              <w:r w:rsidR="008954EF">
                <w:rPr>
                  <w:noProof/>
                </w:rPr>
                <w:t>20</w:t>
              </w:r>
            </w:fldSimple>
            <w:r>
              <w:t>)</w:t>
            </w:r>
            <w:bookmarkEnd w:id="137"/>
          </w:p>
        </w:tc>
      </w:tr>
    </w:tbl>
    <w:p w14:paraId="35F83101" w14:textId="461CB52C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954EF">
        <w:t>(</w:t>
      </w:r>
      <w:r w:rsidR="008954EF">
        <w:rPr>
          <w:noProof/>
        </w:rPr>
        <w:t>30</w:t>
      </w:r>
      <w:r w:rsidR="008954EF">
        <w:t>)</w:t>
      </w:r>
      <w:r>
        <w:fldChar w:fldCharType="end"/>
      </w:r>
      <w:r>
        <w:t xml:space="preserve">), включающей все эти взаимодействия и поправку на не </w:t>
      </w:r>
      <w:r>
        <w:lastRenderedPageBreak/>
        <w:t>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8954EF">
        <w:t>(</w:t>
      </w:r>
      <w:r w:rsidR="008954EF">
        <w:rPr>
          <w:noProof/>
        </w:rPr>
        <w:t>22</w:t>
      </w:r>
      <w:r w:rsidR="008954EF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7B62EE1B" w:rsidR="004E2653" w:rsidRDefault="004E2653" w:rsidP="006A74F0">
            <w:pPr>
              <w:pStyle w:val="a3"/>
              <w:ind w:firstLine="389"/>
            </w:pPr>
            <w:bookmarkStart w:id="138" w:name="_Ref166460947"/>
            <w:r>
              <w:t>(</w:t>
            </w:r>
            <w:fldSimple w:instr=" SEQ Формула \*ARABIC ">
              <w:r w:rsidR="008954EF">
                <w:rPr>
                  <w:noProof/>
                </w:rPr>
                <w:t>21</w:t>
              </w:r>
            </w:fldSimple>
            <w:r>
              <w:t>)</w:t>
            </w:r>
            <w:bookmarkEnd w:id="138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8B6EE8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48823DB8" w:rsidR="004E2653" w:rsidRDefault="004E2653" w:rsidP="006A74F0">
            <w:pPr>
              <w:pStyle w:val="a3"/>
              <w:ind w:firstLine="389"/>
            </w:pPr>
            <w:bookmarkStart w:id="139" w:name="_Ref166030091"/>
            <w:r>
              <w:t>(</w:t>
            </w:r>
            <w:fldSimple w:instr=" SEQ Формула \*ARABIC ">
              <w:r w:rsidR="008954EF">
                <w:rPr>
                  <w:noProof/>
                </w:rPr>
                <w:t>22</w:t>
              </w:r>
            </w:fldSimple>
            <w:r>
              <w:t>)</w:t>
            </w:r>
            <w:bookmarkEnd w:id="139"/>
          </w:p>
        </w:tc>
      </w:tr>
    </w:tbl>
    <w:p w14:paraId="467F0AB7" w14:textId="77777777" w:rsidR="004E2653" w:rsidRPr="008A7F6F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751037BD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8954EF">
        <w:t>(</w:t>
      </w:r>
      <w:r w:rsidR="008954EF">
        <w:rPr>
          <w:noProof/>
        </w:rPr>
        <w:t>23</w:t>
      </w:r>
      <w:r w:rsidR="008954EF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7FC770FC" w:rsidR="004E2653" w:rsidRDefault="004E2653" w:rsidP="001830AD">
            <w:pPr>
              <w:pStyle w:val="a3"/>
            </w:pPr>
            <w:bookmarkStart w:id="140" w:name="_Ref166463246"/>
            <w:r>
              <w:t>(</w:t>
            </w:r>
            <w:fldSimple w:instr=" SEQ Формула \*ARABIC ">
              <w:r w:rsidR="008954EF">
                <w:rPr>
                  <w:noProof/>
                </w:rPr>
                <w:t>23</w:t>
              </w:r>
            </w:fldSimple>
            <w:r>
              <w:t>)</w:t>
            </w:r>
            <w:bookmarkEnd w:id="140"/>
          </w:p>
        </w:tc>
      </w:tr>
    </w:tbl>
    <w:p w14:paraId="0C2FB349" w14:textId="77777777" w:rsidR="004E2653" w:rsidRPr="00D6729A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141" w:name="_Toc136296710"/>
      <w:bookmarkStart w:id="142" w:name="_Toc167708178"/>
      <w:bookmarkStart w:id="143" w:name="_Toc167710081"/>
      <w:r w:rsidRPr="00F75ED3">
        <w:lastRenderedPageBreak/>
        <w:t>Экспериментальная</w:t>
      </w:r>
      <w:r>
        <w:t xml:space="preserve"> часть</w:t>
      </w:r>
      <w:bookmarkEnd w:id="141"/>
      <w:bookmarkEnd w:id="142"/>
      <w:bookmarkEnd w:id="143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bookmarkStart w:id="144" w:name="_Toc167708179"/>
      <w:bookmarkStart w:id="145" w:name="_Toc167710082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44"/>
      <w:bookmarkEnd w:id="145"/>
    </w:p>
    <w:p w14:paraId="634D408A" w14:textId="3E928A7D" w:rsidR="00F835A9" w:rsidRDefault="00F835A9" w:rsidP="001830AD">
      <w:pPr>
        <w:pStyle w:val="31"/>
      </w:pPr>
      <w:bookmarkStart w:id="146" w:name="_Toc167708180"/>
      <w:bookmarkStart w:id="147" w:name="_Toc167710083"/>
      <w:r>
        <w:t>Метод моделирования</w:t>
      </w:r>
      <w:bookmarkEnd w:id="146"/>
      <w:bookmarkEnd w:id="147"/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</w:t>
      </w:r>
      <w:proofErr w:type="spellStart"/>
      <w:r>
        <w:t>ным</w:t>
      </w:r>
      <w:proofErr w:type="spellEnd"/>
      <w:r>
        <w:t xml:space="preserve">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8B6EE8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20A5B311" w:rsidR="00F835A9" w:rsidRDefault="00F835A9" w:rsidP="001830AD">
            <w:pPr>
              <w:pStyle w:val="a3"/>
            </w:pPr>
            <w:bookmarkStart w:id="148" w:name="_Ref166017628"/>
            <w:r>
              <w:t>(</w:t>
            </w:r>
            <w:fldSimple w:instr=" SEQ Формула \*ARABIC ">
              <w:r w:rsidR="008954EF">
                <w:rPr>
                  <w:noProof/>
                </w:rPr>
                <w:t>24</w:t>
              </w:r>
            </w:fldSimple>
            <w:r>
              <w:t>)</w:t>
            </w:r>
            <w:bookmarkEnd w:id="148"/>
          </w:p>
        </w:tc>
      </w:tr>
    </w:tbl>
    <w:p w14:paraId="28EB407A" w14:textId="4FDA18DC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8954EF">
        <w:t xml:space="preserve">Рисунок </w:t>
      </w:r>
      <w:r w:rsidR="008954EF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3BC84D5E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17BA123B" w:rsidR="008B6EE8" w:rsidRPr="001B61D3" w:rsidRDefault="008B6EE8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49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49"/>
                              <w:r>
                                <w:t xml:space="preserve">. Интерфейс программы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17BA123B" w:rsidR="008B6EE8" w:rsidRPr="001B61D3" w:rsidRDefault="008B6EE8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50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150"/>
                        <w:r>
                          <w:t xml:space="preserve">. Интерфейс программы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Kinet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bookmarkStart w:id="151" w:name="_Toc167708181"/>
      <w:bookmarkStart w:id="152" w:name="_Toc167710084"/>
      <w:r>
        <w:t>Редукция системы</w:t>
      </w:r>
      <w:bookmarkEnd w:id="151"/>
      <w:bookmarkEnd w:id="152"/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bookmarkStart w:id="153" w:name="_Toc167708182"/>
      <w:bookmarkStart w:id="154" w:name="_Toc167710085"/>
      <w:r>
        <w:rPr>
          <w:noProof/>
        </w:rPr>
        <w:t>Экспериментальная проверка значений констант скоростей</w:t>
      </w:r>
      <w:bookmarkEnd w:id="153"/>
      <w:bookmarkEnd w:id="154"/>
    </w:p>
    <w:p w14:paraId="122A540A" w14:textId="7EBFF54F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 ПЭТА, ДМЭГ, ОКМ-2 – бутанол-1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FTIR-спектроскопии.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0.0036 моль/л и 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интегральная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</w:t>
      </w:r>
      <w:r w:rsidR="00160789">
        <w:t>ю</w:t>
      </w:r>
      <w:r w:rsidRPr="00155AD0">
        <w:t xml:space="preserve"> PETA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</w:t>
      </w:r>
      <w:r w:rsidR="002C62AC" w:rsidRPr="002C62AC">
        <w:t xml:space="preserve">сложноэфирной </w:t>
      </w:r>
      <w:commentRangeStart w:id="155"/>
      <w:r w:rsidR="002C62AC" w:rsidRPr="002C62AC">
        <w:t>группы</w:t>
      </w:r>
      <w:commentRangeEnd w:id="155"/>
      <w:r w:rsidR="00F13A1C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5"/>
      </w:r>
      <w:r w:rsidRPr="002C62AC">
        <w:t xml:space="preserve"> 1720 см</w:t>
      </w:r>
      <w:r w:rsidRPr="002C62AC">
        <w:rPr>
          <w:vertAlign w:val="superscript"/>
        </w:rPr>
        <w:t>-1</w:t>
      </w:r>
      <w:r w:rsidRPr="002C62AC">
        <w:t>. Каж</w:t>
      </w:r>
      <w:r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C288474" w:rsidR="00B55FD9" w:rsidRPr="00155AD0" w:rsidRDefault="00B55FD9" w:rsidP="00B55FD9">
      <w:pPr>
        <w:pStyle w:val="a3"/>
      </w:pPr>
      <w:r>
        <w:t xml:space="preserve">Значения констант скоростей находилось методом МНК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1830AD">
      <w:pPr>
        <w:pStyle w:val="20"/>
      </w:pPr>
      <w:bookmarkStart w:id="156" w:name="_Toc167708183"/>
      <w:bookmarkStart w:id="157" w:name="_Toc167710086"/>
      <w:r>
        <w:lastRenderedPageBreak/>
        <w:t xml:space="preserve">Оценка коэффициентов </w:t>
      </w:r>
      <w:r w:rsidR="00957552">
        <w:t>самодиффузии</w:t>
      </w:r>
      <w:bookmarkEnd w:id="156"/>
      <w:bookmarkEnd w:id="157"/>
    </w:p>
    <w:p w14:paraId="009220FB" w14:textId="4648DAD7" w:rsidR="003E3078" w:rsidRDefault="003E3078" w:rsidP="001830AD">
      <w:pPr>
        <w:pStyle w:val="31"/>
      </w:pPr>
      <w:bookmarkStart w:id="158" w:name="_Toc167708184"/>
      <w:bookmarkStart w:id="159" w:name="_Toc167710087"/>
      <w:r>
        <w:t>Молекулярная динамика</w:t>
      </w:r>
      <w:bookmarkEnd w:id="158"/>
      <w:bookmarkEnd w:id="159"/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042FE2B3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8954EF">
        <w:t>(</w:t>
      </w:r>
      <w:r w:rsidR="008954EF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8954EF">
        <w:t xml:space="preserve">Рисунок </w:t>
      </w:r>
      <w:r w:rsidR="008954EF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8954EF">
        <w:t>(</w:t>
      </w:r>
      <w:r w:rsidR="008954EF">
        <w:rPr>
          <w:noProof/>
        </w:rPr>
        <w:t>25</w:t>
      </w:r>
      <w:r w:rsidR="008954EF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E38292E" w:rsidR="00734C52" w:rsidRDefault="00734C52" w:rsidP="001830AD">
            <w:pPr>
              <w:pStyle w:val="a3"/>
            </w:pPr>
            <w:bookmarkStart w:id="160" w:name="_Ref166456447"/>
            <w:r>
              <w:t>(</w:t>
            </w:r>
            <w:fldSimple w:instr=" SEQ Формула \*ARABIC ">
              <w:r w:rsidR="008954EF">
                <w:rPr>
                  <w:noProof/>
                </w:rPr>
                <w:t>25</w:t>
              </w:r>
            </w:fldSimple>
            <w:r>
              <w:t>)</w:t>
            </w:r>
            <w:bookmarkEnd w:id="160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6815E949" w:rsidR="001B5A6B" w:rsidRPr="00CD75EB" w:rsidRDefault="00935588" w:rsidP="00187311">
      <w:pPr>
        <w:pStyle w:val="af2"/>
      </w:pPr>
      <w:bookmarkStart w:id="161" w:name="_Ref166456190"/>
      <w:r>
        <w:t xml:space="preserve">Рисунок </w:t>
      </w:r>
      <w:fldSimple w:instr=" SEQ Рисунок \* ARABIC ">
        <w:r w:rsidR="008954EF">
          <w:rPr>
            <w:noProof/>
          </w:rPr>
          <w:t>8</w:t>
        </w:r>
      </w:fldSimple>
      <w:bookmarkEnd w:id="161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bookmarkStart w:id="162" w:name="_Toc167708185"/>
      <w:bookmarkStart w:id="163" w:name="_Toc167710088"/>
      <w:r>
        <w:t>Нахождение вязкостей чистых мономеров</w:t>
      </w:r>
      <w:bookmarkEnd w:id="162"/>
      <w:bookmarkEnd w:id="163"/>
    </w:p>
    <w:p w14:paraId="25B8FB5B" w14:textId="31923512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8954EF">
        <w:t>(</w:t>
      </w:r>
      <w:r w:rsidR="008954EF">
        <w:rPr>
          <w:noProof/>
        </w:rPr>
        <w:t>31</w:t>
      </w:r>
      <w:r w:rsidR="008954EF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r w:rsidR="00357AB0">
        <w:t>регрессии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48A0E057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8954EF">
        <w:t xml:space="preserve">Таблица </w:t>
      </w:r>
      <w:r w:rsidR="008954EF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6691935C" w:rsidR="008748D5" w:rsidRPr="00D60C21" w:rsidRDefault="008748D5" w:rsidP="00E67AEA">
            <w:pPr>
              <w:pStyle w:val="af2"/>
            </w:pPr>
            <w:bookmarkStart w:id="164" w:name="_Ref166460848"/>
            <w:r>
              <w:t xml:space="preserve">Таблица </w:t>
            </w:r>
            <w:fldSimple w:instr=" SEQ Таблица \* ARABIC ">
              <w:r w:rsidR="008954EF">
                <w:rPr>
                  <w:noProof/>
                </w:rPr>
                <w:t>4</w:t>
              </w:r>
            </w:fldSimple>
            <w:bookmarkEnd w:id="164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358FE5B4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8954EF">
        <w:t xml:space="preserve">Рисунок </w:t>
      </w:r>
      <w:r w:rsidR="008954EF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56C24BCB" w:rsidR="008748D5" w:rsidRDefault="008748D5" w:rsidP="008748D5">
      <w:pPr>
        <w:pStyle w:val="af2"/>
      </w:pPr>
      <w:bookmarkStart w:id="165" w:name="_Ref166460864"/>
      <w:r>
        <w:t xml:space="preserve">Рисунок </w:t>
      </w:r>
      <w:fldSimple w:instr=" SEQ Рисунок \* ARABIC ">
        <w:r w:rsidR="008954EF">
          <w:rPr>
            <w:noProof/>
          </w:rPr>
          <w:t>9</w:t>
        </w:r>
      </w:fldSimple>
      <w:bookmarkEnd w:id="165"/>
      <w:r>
        <w:t>. Временная развертка 1 эксперимента. Синим цветом отмечена температура, красным – вязкость</w:t>
      </w:r>
    </w:p>
    <w:p w14:paraId="76050D39" w14:textId="24DA1D79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8954EF">
        <w:t xml:space="preserve">Рисунок </w:t>
      </w:r>
      <w:r w:rsidR="008954EF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7AB7AF75" w:rsidR="008748D5" w:rsidRPr="00A451E7" w:rsidRDefault="008748D5" w:rsidP="008748D5">
      <w:pPr>
        <w:pStyle w:val="af2"/>
      </w:pPr>
      <w:bookmarkStart w:id="166" w:name="_Ref166460876"/>
      <w:r>
        <w:t xml:space="preserve">Рисунок </w:t>
      </w:r>
      <w:fldSimple w:instr=" SEQ Рисунок \* ARABIC ">
        <w:r w:rsidR="008954EF">
          <w:rPr>
            <w:noProof/>
          </w:rPr>
          <w:t>10</w:t>
        </w:r>
      </w:fldSimple>
      <w:bookmarkEnd w:id="166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6DC71933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8954EF">
        <w:t xml:space="preserve">Рисунок </w:t>
      </w:r>
      <w:r w:rsidR="008954EF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09A062A" w:rsidR="008748D5" w:rsidRDefault="008748D5" w:rsidP="008748D5">
      <w:pPr>
        <w:pStyle w:val="af2"/>
      </w:pPr>
      <w:bookmarkStart w:id="167" w:name="_Ref166460898"/>
      <w:r>
        <w:t xml:space="preserve">Рисунок </w:t>
      </w:r>
      <w:fldSimple w:instr=" SEQ Рисунок \* ARABIC ">
        <w:r w:rsidR="008954EF">
          <w:rPr>
            <w:noProof/>
          </w:rPr>
          <w:t>11</w:t>
        </w:r>
      </w:fldSimple>
      <w:bookmarkEnd w:id="167"/>
      <w:r>
        <w:t>. Отфильтрованные данные</w:t>
      </w:r>
    </w:p>
    <w:p w14:paraId="06B55FC5" w14:textId="61419BCC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8954EF">
        <w:t>(</w:t>
      </w:r>
      <w:r w:rsidR="008954EF">
        <w:rPr>
          <w:noProof/>
        </w:rPr>
        <w:t>23</w:t>
      </w:r>
      <w:r w:rsidR="008954EF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bookmarkStart w:id="168" w:name="_Toc167708186"/>
      <w:bookmarkStart w:id="169" w:name="_Toc167710089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68"/>
      <w:bookmarkEnd w:id="169"/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bookmarkStart w:id="170" w:name="_Toc167708187"/>
      <w:bookmarkStart w:id="171" w:name="_Toc167710090"/>
      <w:r>
        <w:t>Моделирование кинетики</w:t>
      </w:r>
      <w:bookmarkEnd w:id="170"/>
      <w:bookmarkEnd w:id="171"/>
    </w:p>
    <w:p w14:paraId="151A4EB1" w14:textId="07854CB5" w:rsidR="008D4FAF" w:rsidRDefault="008D4FAF" w:rsidP="001830AD">
      <w:pPr>
        <w:pStyle w:val="31"/>
      </w:pPr>
      <w:bookmarkStart w:id="172" w:name="_Toc167708188"/>
      <w:bookmarkStart w:id="173" w:name="_Toc167710091"/>
      <w:r>
        <w:t>Редукция систем</w:t>
      </w:r>
      <w:bookmarkEnd w:id="172"/>
      <w:bookmarkEnd w:id="173"/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197CEB6A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r w:rsidR="00160789">
        <w:t>она самая</w:t>
      </w:r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8954EF">
        <w:t xml:space="preserve">Рисунок </w:t>
      </w:r>
      <w:r w:rsidR="008954EF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002C3A61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1E014688" w:rsidR="00B624E9" w:rsidRDefault="00B624E9" w:rsidP="00B624E9">
      <w:pPr>
        <w:pStyle w:val="af2"/>
        <w:rPr>
          <w:noProof/>
        </w:rPr>
      </w:pPr>
      <w:bookmarkStart w:id="174" w:name="_Ref166421400"/>
      <w:r>
        <w:t xml:space="preserve">Рисунок </w:t>
      </w:r>
      <w:fldSimple w:instr=" SEQ Рисунок \* ARABIC ">
        <w:r w:rsidR="008954EF">
          <w:rPr>
            <w:noProof/>
          </w:rPr>
          <w:t>12</w:t>
        </w:r>
      </w:fldSimple>
      <w:bookmarkEnd w:id="174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27DC060B" w14:textId="5243F187" w:rsidR="008029F9" w:rsidRDefault="008029F9" w:rsidP="008029F9">
      <w:pPr>
        <w:pStyle w:val="a3"/>
      </w:pPr>
      <w:r>
        <w:t xml:space="preserve">По причинам, приведенным для каждой реакции в </w:t>
      </w:r>
      <w:r w:rsidRPr="008029F9">
        <w:t xml:space="preserve">пунктах </w:t>
      </w:r>
      <w:r>
        <w:t xml:space="preserve">1. </w:t>
      </w:r>
      <w:proofErr w:type="spellStart"/>
      <w:r>
        <w:t>Фотоинициирование</w:t>
      </w:r>
      <w:proofErr w:type="spellEnd"/>
      <w:r>
        <w:t xml:space="preserve">, было проведено упрощение общей схемы </w:t>
      </w:r>
      <w:proofErr w:type="spellStart"/>
      <w:r>
        <w:t>фотополимеризации</w:t>
      </w:r>
      <w:proofErr w:type="spellEnd"/>
      <w:r>
        <w:t>:</w:t>
      </w:r>
    </w:p>
    <w:p w14:paraId="3EE09243" w14:textId="36891958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с</w:t>
      </w:r>
      <w:r w:rsidRPr="008029F9">
        <w:t>окращение цепочки фотовосстановления амина</w:t>
      </w:r>
      <w:r>
        <w:t>,</w:t>
      </w:r>
    </w:p>
    <w:p w14:paraId="4857EC01" w14:textId="266642CA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тушения триплетного о-хинона пирокатехином</w:t>
      </w:r>
      <w:r>
        <w:t>,</w:t>
      </w:r>
    </w:p>
    <w:p w14:paraId="7005D021" w14:textId="3C1D0A63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распада </w:t>
      </w:r>
      <w:proofErr w:type="spellStart"/>
      <w:r w:rsidRPr="008029F9">
        <w:t>фенолэфира</w:t>
      </w:r>
      <w:proofErr w:type="spellEnd"/>
      <w:r>
        <w:t>,</w:t>
      </w:r>
    </w:p>
    <w:p w14:paraId="2A0E862A" w14:textId="41244AFC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между хиноном и пирокатехином</w:t>
      </w:r>
      <w:r>
        <w:t>,</w:t>
      </w:r>
    </w:p>
    <w:p w14:paraId="0A3DBC9F" w14:textId="6AC0726F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 w:rsidR="00C008F7">
        <w:t>.</w:t>
      </w:r>
    </w:p>
    <w:p w14:paraId="56935500" w14:textId="5F6500B4" w:rsidR="003045FD" w:rsidRPr="004D2F06" w:rsidRDefault="008029F9" w:rsidP="008029F9">
      <w:pPr>
        <w:pStyle w:val="a2"/>
      </w:pPr>
      <w:r>
        <w:t>К</w:t>
      </w:r>
      <w:r w:rsidR="003045FD">
        <w:t xml:space="preserve">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 w:rsidR="003045FD">
        <w:t xml:space="preserve"> (см. </w:t>
      </w:r>
      <w:r w:rsidR="003045FD">
        <w:fldChar w:fldCharType="begin"/>
      </w:r>
      <w:r w:rsidR="003045FD">
        <w:instrText xml:space="preserve"> REF _Ref165752319 \h </w:instrText>
      </w:r>
      <w:r w:rsidR="003045FD">
        <w:fldChar w:fldCharType="separate"/>
      </w:r>
      <w:r w:rsidR="008954EF">
        <w:t xml:space="preserve">Схема </w:t>
      </w:r>
      <w:r w:rsidR="008954EF">
        <w:rPr>
          <w:noProof/>
        </w:rPr>
        <w:t>16</w:t>
      </w:r>
      <w:r w:rsidR="003045FD">
        <w:fldChar w:fldCharType="end"/>
      </w:r>
      <w:r w:rsidR="003045FD"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r w:rsidR="007B1D96">
        <w:t xml:space="preserve">реакции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 xml:space="preserve">а зависимость </w:t>
      </w:r>
      <w:r w:rsidR="00DB0A27">
        <w:lastRenderedPageBreak/>
        <w:t>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</w:t>
      </w:r>
      <w:r w:rsidR="00160789">
        <w:rPr>
          <w:iCs/>
        </w:rPr>
        <w:t>на 5%</w:t>
      </w:r>
      <w:r w:rsidR="00DB0A27">
        <w:rPr>
          <w:iCs/>
        </w:rPr>
        <w:t xml:space="preserve">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8B6EE8" w:rsidRPr="007F4DBA" w:rsidRDefault="008B6EE8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43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" filled="f" stroked="f" strokeweight=".5pt">
                <v:textbox>
                  <w:txbxContent>
                    <w:p w14:paraId="1682B4D2" w14:textId="77777777" w:rsidR="008B6EE8" w:rsidRPr="007F4DBA" w:rsidRDefault="008B6EE8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8B6EE8" w:rsidRPr="007F4DBA" w:rsidRDefault="008B6EE8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44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sT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6lO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IqN&#10;axNJAgAAYA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8B6EE8" w:rsidRPr="007F4DBA" w:rsidRDefault="008B6EE8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8B6EE8" w:rsidRPr="007F4DBA" w:rsidRDefault="008B6EE8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45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" filled="f" stroked="f" strokeweight=".5pt">
                <v:textbox>
                  <w:txbxContent>
                    <w:p w14:paraId="4A6554EC" w14:textId="77777777" w:rsidR="008B6EE8" w:rsidRPr="007F4DBA" w:rsidRDefault="008B6EE8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20AF4D11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79F3D501" w:rsidR="00603512" w:rsidRDefault="00DB0A27" w:rsidP="00DB0A27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8954EF">
          <w:rPr>
            <w:noProof/>
          </w:rPr>
          <w:t>13</w:t>
        </w:r>
      </w:fldSimple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11A59303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</w:t>
      </w:r>
      <w:r w:rsidR="000B6BA7" w:rsidRPr="000B6BA7">
        <w:t xml:space="preserve"> </w:t>
      </w:r>
      <w:r w:rsidR="000B6BA7">
        <w:t>в соответствии с пунктом 2. Полимеризация</w:t>
      </w:r>
      <w:r>
        <w:t xml:space="preserve"> </w:t>
      </w:r>
      <w:r w:rsidR="005943F9">
        <w:t>были</w:t>
      </w:r>
      <w:r>
        <w:t xml:space="preserve"> </w:t>
      </w:r>
      <w:r w:rsidR="000B6BA7">
        <w:t>объединены похожие</w:t>
      </w:r>
      <w:r>
        <w:t xml:space="preserve"> </w:t>
      </w:r>
      <w:r w:rsidR="00C008F7">
        <w:t>реакции</w:t>
      </w:r>
      <w:r>
        <w:t>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29B9E787" w:rsidR="0016460D" w:rsidRPr="00832871" w:rsidRDefault="007454AA" w:rsidP="007454AA">
      <w:pPr>
        <w:pStyle w:val="af2"/>
      </w:pPr>
      <w:r>
        <w:t xml:space="preserve">Схема </w:t>
      </w:r>
      <w:fldSimple w:instr=" SEQ Схема \* ARABIC ">
        <w:r w:rsidR="008954EF">
          <w:rPr>
            <w:noProof/>
          </w:rPr>
          <w:t>26</w:t>
        </w:r>
      </w:fldSimple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3C055165" w:rsidR="0016460D" w:rsidRDefault="0016460D" w:rsidP="001830AD">
      <w:pPr>
        <w:pStyle w:val="a3"/>
      </w:pPr>
      <w:r>
        <w:t xml:space="preserve">При этом ошибка между редуцированной и полной системой составляет менее </w:t>
      </w:r>
      <w:r w:rsidR="002B7AC8">
        <w:t>1%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8954EF">
        <w:t xml:space="preserve">Рисунок </w:t>
      </w:r>
      <w:r w:rsidR="008954EF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8B6EE8" w:rsidRPr="007F4DBA" w:rsidRDefault="008B6EE8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46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" filled="f" stroked="f" strokeweight=".5pt">
                <v:textbox>
                  <w:txbxContent>
                    <w:p w14:paraId="4B59607C" w14:textId="77777777" w:rsidR="008B6EE8" w:rsidRPr="007F4DBA" w:rsidRDefault="008B6EE8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8B6EE8" w:rsidRPr="007F4DBA" w:rsidRDefault="008B6EE8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47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hS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RoliFGh2+Hb4ffhx+HX4+fXn6ShDALtXapui81OjumnfQoNrdu8VHT74pTOV/&#10;kRZBHPu9P/VYNI5wfBxcJHGMCEeoPxiOL8c+SvT8sTbWvRdQEW9k1KCEobNst7Cude1cfC4F81LK&#10;IKNUpEYeg1EcPjghGFwqzOEptKV6yzWrJhBPh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" filled="f" stroked="f" strokeweight=".5pt">
                <v:textbox>
                  <w:txbxContent>
                    <w:p w14:paraId="26784FFF" w14:textId="77777777" w:rsidR="008B6EE8" w:rsidRPr="007F4DBA" w:rsidRDefault="008B6EE8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8B6EE8" w:rsidRPr="007F4DBA" w:rsidRDefault="008B6EE8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48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dZ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SoliFGh2+Hb4ffhx+HX4+fXn6ShDALtXapui81OjumnfQoNrdu8VHT74pTOV/&#10;kRZBHPu9P/VYNI5wfBxcJHGMCEeoPxiOL8c+SvT8sTbWvRdQEW9k1KCEobNst7Cude1cfC4F81LK&#10;IKNUpEYeg1EcPjghGFwqzOEptKV6yzWrJhBPR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" filled="f" stroked="f" strokeweight=".5pt">
                <v:textbox>
                  <w:txbxContent>
                    <w:p w14:paraId="0F65CC5F" w14:textId="77777777" w:rsidR="008B6EE8" w:rsidRPr="007F4DBA" w:rsidRDefault="008B6EE8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4356E411" w:rsidR="00603512" w:rsidRDefault="00EA04CB" w:rsidP="00A4663B">
      <w:pPr>
        <w:pStyle w:val="af2"/>
      </w:pPr>
      <w:bookmarkStart w:id="175" w:name="_Ref166434073"/>
      <w:r>
        <w:t xml:space="preserve">Рисунок </w:t>
      </w:r>
      <w:fldSimple w:instr=" SEQ Рисунок \* ARABIC ">
        <w:r w:rsidR="008954EF">
          <w:rPr>
            <w:noProof/>
          </w:rPr>
          <w:t>14</w:t>
        </w:r>
      </w:fldSimple>
      <w:bookmarkEnd w:id="175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bookmarkStart w:id="176" w:name="_Toc167708189"/>
      <w:bookmarkStart w:id="177" w:name="_Toc167710092"/>
      <w:r>
        <w:t>Экспериментальная проверка редуцированной схемы</w:t>
      </w:r>
      <w:bookmarkEnd w:id="176"/>
      <w:bookmarkEnd w:id="177"/>
    </w:p>
    <w:p w14:paraId="76FF7353" w14:textId="1870ABCC" w:rsidR="00C901D6" w:rsidRDefault="00A936F8" w:rsidP="00F93BE2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</w:t>
      </w:r>
      <w:r>
        <w:lastRenderedPageBreak/>
        <w:t xml:space="preserve">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8954EF">
        <w:t xml:space="preserve">Таблица </w:t>
      </w:r>
      <w:r w:rsidR="008954EF">
        <w:rPr>
          <w:noProof/>
        </w:rPr>
        <w:t>5</w:t>
      </w:r>
      <w:r w:rsidR="004A5B23">
        <w:fldChar w:fldCharType="end"/>
      </w:r>
      <w:r w:rsidR="00DB1533">
        <w:t>)</w:t>
      </w:r>
      <w:r w:rsidR="00357AB0">
        <w:t>. Значения начальных концентраций мономера и бутанола вычислено исходя из того, что 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63E7679E" w14:textId="6DFF3A39" w:rsidR="00A76AF6" w:rsidRDefault="00A76AF6" w:rsidP="00A76AF6">
      <w:pPr>
        <w:pStyle w:val="af2"/>
        <w:keepNext/>
      </w:pPr>
      <w:bookmarkStart w:id="178" w:name="_Ref167190463"/>
      <w:r>
        <w:t xml:space="preserve">Таблица </w:t>
      </w:r>
      <w:fldSimple w:instr=" SEQ Таблица \* ARABIC ">
        <w:r w:rsidR="008954EF">
          <w:rPr>
            <w:noProof/>
          </w:rPr>
          <w:t>5</w:t>
        </w:r>
      </w:fldSimple>
      <w:bookmarkEnd w:id="178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8B6EE8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07FF4AD1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=1300,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=6300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8954EF">
        <w:t xml:space="preserve">Рисунок </w:t>
      </w:r>
      <w:r w:rsidR="008954EF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03A9B5C7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687AA4FF" w:rsidR="00A936F8" w:rsidRDefault="004A5B23" w:rsidP="004A5B23">
      <w:pPr>
        <w:pStyle w:val="af2"/>
      </w:pPr>
      <w:bookmarkStart w:id="179" w:name="_Ref167190505"/>
      <w:r>
        <w:t xml:space="preserve">Рисунок </w:t>
      </w:r>
      <w:fldSimple w:instr=" SEQ Рисунок \* ARABIC ">
        <w:r w:rsidR="008954EF">
          <w:rPr>
            <w:noProof/>
          </w:rPr>
          <w:t>15</w:t>
        </w:r>
      </w:fldSimple>
      <w:bookmarkEnd w:id="179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6DFAB5F0" w:rsidR="00F12DE4" w:rsidRDefault="00F12DE4" w:rsidP="001830AD">
      <w:pPr>
        <w:pStyle w:val="a3"/>
      </w:pPr>
      <w:r>
        <w:lastRenderedPageBreak/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=160,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=100000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8954EF">
        <w:t xml:space="preserve">Рисунок </w:t>
      </w:r>
      <w:r w:rsidR="008954EF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A972E6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5E185DF5" w:rsidR="00F12DE4" w:rsidRDefault="004A5B23" w:rsidP="004A5B23">
      <w:pPr>
        <w:pStyle w:val="af2"/>
      </w:pPr>
      <w:bookmarkStart w:id="180" w:name="_Ref167190636"/>
      <w:r>
        <w:t xml:space="preserve">Рисунок </w:t>
      </w:r>
      <w:fldSimple w:instr=" SEQ Рисунок \* ARABIC ">
        <w:r w:rsidR="008954EF">
          <w:rPr>
            <w:noProof/>
          </w:rPr>
          <w:t>16</w:t>
        </w:r>
      </w:fldSimple>
      <w:bookmarkEnd w:id="180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0AD4EACB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=7900,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8954EF">
        <w:t xml:space="preserve">Рисунок </w:t>
      </w:r>
      <w:r w:rsidR="008954EF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>, при этом в молекуле ПЭТА содержит</w:t>
      </w:r>
      <w:proofErr w:type="spellStart"/>
      <w:r w:rsidR="003F2667">
        <w:t>ся</w:t>
      </w:r>
      <w:proofErr w:type="spellEnd"/>
      <w:r w:rsidR="003F2667">
        <w:t xml:space="preserve"> 3 двойных связи, которые </w:t>
      </w:r>
      <w:proofErr w:type="spellStart"/>
      <w:r w:rsidR="003F2667">
        <w:t>стерически</w:t>
      </w:r>
      <w:proofErr w:type="spellEnd"/>
      <w:r w:rsidR="003F2667">
        <w:t xml:space="preserve">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124D28C" wp14:editId="61C16E18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71B32037" w:rsidR="000A762C" w:rsidRPr="000A762C" w:rsidRDefault="006018B5" w:rsidP="006018B5">
      <w:pPr>
        <w:pStyle w:val="af2"/>
      </w:pPr>
      <w:bookmarkStart w:id="181" w:name="_Ref167190866"/>
      <w:r>
        <w:t xml:space="preserve">Рисунок </w:t>
      </w:r>
      <w:fldSimple w:instr=" SEQ Рисунок \* ARABIC ">
        <w:r w:rsidR="008954EF">
          <w:rPr>
            <w:noProof/>
          </w:rPr>
          <w:t>17</w:t>
        </w:r>
      </w:fldSimple>
      <w:bookmarkEnd w:id="181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426766AD" w:rsidR="00E2038C" w:rsidRDefault="00E2038C" w:rsidP="001830AD">
      <w:pPr>
        <w:pStyle w:val="31"/>
      </w:pPr>
      <w:bookmarkStart w:id="182" w:name="_Toc167708190"/>
      <w:bookmarkStart w:id="183" w:name="_Toc167710093"/>
      <w:r>
        <w:t>Зависимость концентраций реагирующих веществ от значения констант скоростей</w:t>
      </w:r>
      <w:bookmarkEnd w:id="182"/>
      <w:bookmarkEnd w:id="183"/>
    </w:p>
    <w:p w14:paraId="34CAB4E6" w14:textId="1BDA8915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</w:p>
    <w:p w14:paraId="29C9A9CC" w14:textId="5595F6F7" w:rsidR="008C0727" w:rsidRPr="008C0727" w:rsidRDefault="008C0727" w:rsidP="008C072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5D430FEE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8954EF">
        <w:t xml:space="preserve">Рисунок </w:t>
      </w:r>
      <w:r w:rsidR="008954EF">
        <w:rPr>
          <w:noProof/>
        </w:rPr>
        <w:t>18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8954EF">
        <w:t xml:space="preserve">Рисунок </w:t>
      </w:r>
      <w:r w:rsidR="008954EF">
        <w:rPr>
          <w:noProof/>
        </w:rPr>
        <w:t>19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полимеризации смещается с 200 сек до 300 сек, при уменьшении значений констант с</w:t>
      </w:r>
      <w:proofErr w:type="spellStart"/>
      <w:r w:rsidR="00B27CE6">
        <w:t>коростей</w:t>
      </w:r>
      <w:proofErr w:type="spellEnd"/>
      <w:r w:rsidR="00B27CE6">
        <w:t xml:space="preserve"> время возрастает не так сильно – с 200 сек до 180 сек, что говорит о протекании конкурирующего процесса гибели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27CE6">
        <w:t xml:space="preserve"> - образовании радикалов роста полимерной цепи.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5FC5F37B" w:rsidR="00A818CF" w:rsidRPr="00A818CF" w:rsidRDefault="00A818CF" w:rsidP="00A818CF">
      <w:pPr>
        <w:pStyle w:val="af2"/>
        <w:jc w:val="both"/>
      </w:pPr>
      <w:bookmarkStart w:id="184" w:name="_Ref167363315"/>
      <w:r>
        <w:t xml:space="preserve">Рисунок </w:t>
      </w:r>
      <w:fldSimple w:instr=" SEQ Рисунок \* ARABIC ">
        <w:r w:rsidR="008954EF">
          <w:rPr>
            <w:noProof/>
          </w:rPr>
          <w:t>18</w:t>
        </w:r>
      </w:fldSimple>
      <w:bookmarkEnd w:id="184"/>
      <w:r>
        <w:t xml:space="preserve">. Сравнение </w:t>
      </w:r>
      <w:r w:rsidR="002B7AC8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</w:t>
      </w:r>
      <w:r w:rsidR="00FB4845">
        <w:t>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  <w:r w:rsidR="00FB4845">
        <w:t>.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213D8102" w:rsidR="008C0727" w:rsidRDefault="00FB4845" w:rsidP="00FB4845">
      <w:pPr>
        <w:pStyle w:val="af2"/>
        <w:jc w:val="both"/>
      </w:pPr>
      <w:bookmarkStart w:id="185" w:name="_Ref167363470"/>
      <w:r>
        <w:t xml:space="preserve">Рисунок </w:t>
      </w:r>
      <w:fldSimple w:instr=" SEQ Рисунок \* ARABIC ">
        <w:r w:rsidR="008954EF">
          <w:rPr>
            <w:noProof/>
          </w:rPr>
          <w:t>19</w:t>
        </w:r>
      </w:fldSimple>
      <w:bookmarkEnd w:id="185"/>
      <w:r>
        <w:t xml:space="preserve">. Сравнение </w:t>
      </w:r>
      <w:r w:rsidR="002B7AC8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меньше.</w:t>
      </w:r>
    </w:p>
    <w:p w14:paraId="746CB415" w14:textId="60C1D818" w:rsidR="00FB4845" w:rsidRPr="00FB4845" w:rsidRDefault="00FB4845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6B54EFB3" w14:textId="28B09837" w:rsidR="00B06FA7" w:rsidRDefault="00FB4845" w:rsidP="00FB4845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>, п</w:t>
      </w:r>
      <w:proofErr w:type="spellStart"/>
      <w:r w:rsidR="00B06FA7">
        <w:t>ри</w:t>
      </w:r>
      <w:proofErr w:type="spellEnd"/>
      <w:r w:rsidR="00B06FA7">
        <w:t xml:space="preserve"> таких </w:t>
      </w:r>
      <w:r w:rsidR="00B06FA7" w:rsidRPr="00FB4845">
        <w:t>небольших</w:t>
      </w:r>
      <w:r w:rsidR="00B06FA7">
        <w:t xml:space="preserve"> концентрациях о-хинона не наблюдается сильной зависимости скорости полимеризации от константы фотовосстановления</w:t>
      </w:r>
      <w:r>
        <w:t xml:space="preserve">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 w:rsidR="008954EF">
        <w:t xml:space="preserve">Рисунок </w:t>
      </w:r>
      <w:r w:rsidR="008954EF">
        <w:rPr>
          <w:noProof/>
        </w:rPr>
        <w:t>20</w:t>
      </w:r>
      <w:r>
        <w:fldChar w:fldCharType="end"/>
      </w:r>
      <w:r>
        <w:t>)</w:t>
      </w:r>
      <w:r w:rsidR="00B06FA7">
        <w:t xml:space="preserve">, </w:t>
      </w:r>
      <w:r w:rsidR="00381DCD">
        <w:t>так как</w:t>
      </w:r>
      <w:r w:rsidR="00B06FA7">
        <w:t xml:space="preserve"> эта реакция проходит очень быстро и в системе существуют </w:t>
      </w:r>
      <w:r w:rsidR="00381DCD">
        <w:t>другие реакции,</w:t>
      </w:r>
      <w:r w:rsidR="00B06FA7">
        <w:t xml:space="preserve">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>.</w:t>
      </w:r>
    </w:p>
    <w:p w14:paraId="0F74E80F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1926488" wp14:editId="78858165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8AD" w14:textId="4B37F531" w:rsidR="00FB4845" w:rsidRDefault="00FB4845" w:rsidP="00FB4845">
      <w:pPr>
        <w:pStyle w:val="af2"/>
        <w:jc w:val="both"/>
      </w:pPr>
      <w:bookmarkStart w:id="186" w:name="_Ref167363629"/>
      <w:r>
        <w:t xml:space="preserve">Рисунок </w:t>
      </w:r>
      <w:fldSimple w:instr=" SEQ Рисунок \* ARABIC ">
        <w:r w:rsidR="008954EF">
          <w:rPr>
            <w:noProof/>
          </w:rPr>
          <w:t>20</w:t>
        </w:r>
      </w:fldSimple>
      <w:bookmarkEnd w:id="186"/>
      <w:r>
        <w:t>.</w:t>
      </w:r>
      <w:r w:rsidRPr="00FB4845">
        <w:t xml:space="preserve">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</w:t>
      </w:r>
      <w:r w:rsidR="000C4096">
        <w:t>;</w:t>
      </w:r>
      <w:r w:rsidR="000C4096">
        <w:br/>
        <w:t>все они совпадают.</w:t>
      </w:r>
    </w:p>
    <w:p w14:paraId="4249880B" w14:textId="407342A6" w:rsidR="00085433" w:rsidRPr="00085433" w:rsidRDefault="00085433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0317C969" w14:textId="1DA58B97" w:rsidR="00D16964" w:rsidRDefault="00D16964" w:rsidP="00085433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="00085433" w:rsidRPr="00085433">
        <w:t xml:space="preserve"> (</w:t>
      </w:r>
      <w:r w:rsidR="00085433">
        <w:t xml:space="preserve">см. </w:t>
      </w:r>
      <w:r w:rsidR="00F605CF">
        <w:fldChar w:fldCharType="begin"/>
      </w:r>
      <w:r w:rsidR="00F605CF">
        <w:instrText xml:space="preserve"> REF _Ref167363907 \h </w:instrText>
      </w:r>
      <w:r w:rsidR="00F605CF">
        <w:fldChar w:fldCharType="separate"/>
      </w:r>
      <w:r w:rsidR="008954EF">
        <w:t xml:space="preserve">Рисунок </w:t>
      </w:r>
      <w:r w:rsidR="008954EF">
        <w:rPr>
          <w:noProof/>
        </w:rPr>
        <w:t>21</w:t>
      </w:r>
      <w:r w:rsidR="00F605CF">
        <w:fldChar w:fldCharType="end"/>
      </w:r>
      <w:r w:rsidR="00085433">
        <w:t>)</w:t>
      </w:r>
      <w:r>
        <w:t xml:space="preserve">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</w:t>
      </w:r>
      <w:r w:rsidR="00B06FA7">
        <w:t>.</w:t>
      </w:r>
      <w:r w:rsidR="0032689F">
        <w:t xml:space="preserve"> Так увеличение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513A1E"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513A1E">
        <w:t xml:space="preserve"> в 10 – увеличивает время индукционного периода с 200 сек до 210 сек.</w:t>
      </w:r>
    </w:p>
    <w:p w14:paraId="4827B9FD" w14:textId="77777777" w:rsidR="00085433" w:rsidRDefault="00085433" w:rsidP="00085433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E8F5C52" wp14:editId="2A7B82F8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8AE" w14:textId="210CCC11" w:rsidR="00085433" w:rsidRDefault="00085433" w:rsidP="00085433">
      <w:pPr>
        <w:pStyle w:val="af2"/>
        <w:jc w:val="both"/>
      </w:pPr>
      <w:bookmarkStart w:id="187" w:name="_Ref167363907"/>
      <w:r>
        <w:t xml:space="preserve">Рисунок </w:t>
      </w:r>
      <w:fldSimple w:instr=" SEQ Рисунок \* ARABIC ">
        <w:r w:rsidR="008954EF">
          <w:rPr>
            <w:noProof/>
          </w:rPr>
          <w:t>21</w:t>
        </w:r>
      </w:fldSimple>
      <w:bookmarkEnd w:id="187"/>
      <w:r>
        <w:t>.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>оранжевая кривая – конверсия при тех же значениях констант скоростей , но</w:t>
      </w:r>
      <w:r w:rsidR="00F605C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меньше.</w:t>
      </w:r>
    </w:p>
    <w:p w14:paraId="00FAC85C" w14:textId="78055840" w:rsidR="00085433" w:rsidRDefault="00F605CF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3B5D5966" w14:textId="433370CF" w:rsidR="00BD177C" w:rsidRDefault="00CA60E1" w:rsidP="00F605CF">
      <w:pPr>
        <w:pStyle w:val="a3"/>
        <w:rPr>
          <w:iCs/>
        </w:rPr>
      </w:pPr>
      <w:r>
        <w:t>У</w:t>
      </w:r>
      <w:r w:rsidR="00BD177C">
        <w:t>меньшени</w:t>
      </w:r>
      <w:r>
        <w:t>е</w:t>
      </w:r>
      <w:r w:rsidR="00BD17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D177C" w:rsidRPr="00F605CF">
        <w:t>ниже</w:t>
      </w:r>
      <w:r w:rsidR="00BD177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BD177C">
        <w:t xml:space="preserve"> </w:t>
      </w:r>
      <w:r>
        <w:t>не при приводит к значительному изменению зависимости конверсии мономера от температуры</w:t>
      </w:r>
      <w:r w:rsidR="00B06FA7">
        <w:t>, однако выше этого порога наблюдаются значительные изменения в скорости полимеризации</w:t>
      </w:r>
      <w:r w:rsidR="00F605CF">
        <w:t xml:space="preserve"> (см. </w:t>
      </w:r>
      <w:r w:rsidR="00F605CF">
        <w:fldChar w:fldCharType="begin"/>
      </w:r>
      <w:r w:rsidR="00F605CF">
        <w:instrText xml:space="preserve"> REF _Ref167363981 \h </w:instrText>
      </w:r>
      <w:r w:rsidR="00F605CF">
        <w:fldChar w:fldCharType="separate"/>
      </w:r>
      <w:r w:rsidR="008954EF">
        <w:t xml:space="preserve">Рисунок </w:t>
      </w:r>
      <w:r w:rsidR="008954EF">
        <w:rPr>
          <w:noProof/>
        </w:rPr>
        <w:t>22</w:t>
      </w:r>
      <w:r w:rsidR="00F605CF">
        <w:fldChar w:fldCharType="end"/>
      </w:r>
      <w:r w:rsidR="00F605CF">
        <w:t>)</w:t>
      </w:r>
      <w:r w:rsidR="00513A1E">
        <w:t xml:space="preserve"> – время индукционного периода вырастает на 50 сек</w:t>
      </w:r>
      <w:r w:rsidR="00F605CF">
        <w:t>.</w:t>
      </w:r>
      <w:r w:rsidR="00B06FA7">
        <w:t xml:space="preserve"> </w:t>
      </w:r>
      <w:r w:rsidR="00F605CF">
        <w:t>Это</w:t>
      </w:r>
      <w:r w:rsidR="00B06FA7">
        <w:t xml:space="preserve">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 xml:space="preserve"> и важности реакции образования фенолэфира</w:t>
      </w:r>
      <w:r w:rsidR="00513A1E">
        <w:rPr>
          <w:iCs/>
        </w:rPr>
        <w:t xml:space="preserve">, как промежуточного соединения, аккумулирующего </w:t>
      </w:r>
      <w:r w:rsidR="00513A1E"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>.</w:t>
      </w:r>
    </w:p>
    <w:p w14:paraId="409D0868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E8B17A4" wp14:editId="4EBDAD8B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D10" w14:textId="41F15E2D" w:rsidR="00F605CF" w:rsidRDefault="00F605CF" w:rsidP="00F605CF">
      <w:pPr>
        <w:pStyle w:val="af2"/>
        <w:jc w:val="both"/>
      </w:pPr>
      <w:bookmarkStart w:id="188" w:name="_Ref167363981"/>
      <w:r>
        <w:t xml:space="preserve">Рисунок </w:t>
      </w:r>
      <w:fldSimple w:instr=" SEQ Рисунок \* ARABIC ">
        <w:r w:rsidR="008954EF">
          <w:rPr>
            <w:noProof/>
          </w:rPr>
          <w:t>22</w:t>
        </w:r>
      </w:fldSimple>
      <w:bookmarkEnd w:id="188"/>
      <w:r>
        <w:t>.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меньше.</w:t>
      </w:r>
    </w:p>
    <w:p w14:paraId="23C68DEB" w14:textId="54918C4A" w:rsidR="00F605CF" w:rsidRPr="00F605CF" w:rsidRDefault="00F605CF" w:rsidP="00F605C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02CA2B3" w14:textId="075966CF" w:rsidR="00BD177C" w:rsidRDefault="00F45ACA" w:rsidP="00F605CF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</w:t>
      </w:r>
      <w:r w:rsidR="00022E79">
        <w:t xml:space="preserve"> (см. </w:t>
      </w:r>
      <w:r w:rsidR="00022E79">
        <w:fldChar w:fldCharType="begin"/>
      </w:r>
      <w:r w:rsidR="00022E79">
        <w:instrText xml:space="preserve"> REF _Ref167364144 \h </w:instrText>
      </w:r>
      <w:r w:rsidR="00022E79">
        <w:fldChar w:fldCharType="separate"/>
      </w:r>
      <w:r w:rsidR="008954EF">
        <w:t xml:space="preserve">Рисунок </w:t>
      </w:r>
      <w:r w:rsidR="008954EF">
        <w:rPr>
          <w:noProof/>
        </w:rPr>
        <w:t>23</w:t>
      </w:r>
      <w:r w:rsidR="00022E79">
        <w:fldChar w:fldCharType="end"/>
      </w:r>
      <w:r w:rsidR="00022E79">
        <w:t>)</w:t>
      </w:r>
      <w:r>
        <w:t xml:space="preserve">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</w:t>
      </w:r>
      <w:r w:rsidR="00E600B1">
        <w:t xml:space="preserve"> </w:t>
      </w:r>
    </w:p>
    <w:p w14:paraId="66C49999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2ADEA99" wp14:editId="40C218FE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D379" w14:textId="166A9867" w:rsidR="00F605CF" w:rsidRDefault="00F605CF" w:rsidP="00F605CF">
      <w:pPr>
        <w:pStyle w:val="af2"/>
        <w:jc w:val="both"/>
      </w:pPr>
      <w:bookmarkStart w:id="189" w:name="_Ref167364144"/>
      <w:r>
        <w:t xml:space="preserve">Рисунок </w:t>
      </w:r>
      <w:fldSimple w:instr=" SEQ Рисунок \* ARABIC ">
        <w:r w:rsidR="008954EF">
          <w:rPr>
            <w:noProof/>
          </w:rPr>
          <w:t>23</w:t>
        </w:r>
      </w:fldSimple>
      <w:bookmarkEnd w:id="189"/>
      <w:r>
        <w:t xml:space="preserve">. 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</w:t>
      </w:r>
      <w:r>
        <w:br/>
        <w:t>зеленая кривая – конверсия при тех же значени</w:t>
      </w:r>
      <w:proofErr w:type="spellStart"/>
      <w:r>
        <w:t>ях</w:t>
      </w:r>
      <w:proofErr w:type="spellEnd"/>
      <w:r>
        <w:t xml:space="preserve">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</w:t>
      </w:r>
      <w:r>
        <w:br/>
        <w:t>все они совпадают.</w:t>
      </w:r>
    </w:p>
    <w:p w14:paraId="159FF8C6" w14:textId="127D4D9A" w:rsidR="00022E79" w:rsidRP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41340750" w14:textId="3DE3E55D" w:rsidR="00334BDC" w:rsidRDefault="00334BDC" w:rsidP="00022E79">
      <w:pPr>
        <w:pStyle w:val="a3"/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r w:rsidR="00022E79" w:rsidRPr="00022E79">
        <w:t>(</w:t>
      </w:r>
      <w:r w:rsidR="00022E79">
        <w:t xml:space="preserve">см. </w:t>
      </w:r>
      <w:r w:rsidR="00022E79">
        <w:fldChar w:fldCharType="begin"/>
      </w:r>
      <w:r w:rsidR="00022E79">
        <w:instrText xml:space="preserve"> REF _Ref167364381 \h </w:instrText>
      </w:r>
      <w:r w:rsidR="00022E79">
        <w:fldChar w:fldCharType="separate"/>
      </w:r>
      <w:r w:rsidR="008954EF">
        <w:t xml:space="preserve">Рисунок </w:t>
      </w:r>
      <w:r w:rsidR="008954EF">
        <w:rPr>
          <w:noProof/>
        </w:rPr>
        <w:t>24</w:t>
      </w:r>
      <w:r w:rsidR="00022E79">
        <w:fldChar w:fldCharType="end"/>
      </w:r>
      <w:r w:rsidR="00022E79" w:rsidRPr="00022E79">
        <w:t>)</w:t>
      </w:r>
      <w:r w:rsidR="00022E79">
        <w:t xml:space="preserve"> </w:t>
      </w:r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  <w:r w:rsidR="002B7AC8">
        <w:t xml:space="preserve"> Таким образом, данный процесс не оказывает влияния до точки гелеобразования, однако может влиять на конечную степень конверсии.</w:t>
      </w:r>
      <w:r w:rsidR="00513A1E">
        <w:t xml:space="preserve">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513A1E">
        <w:t xml:space="preserve"> в 1000 раз.</w:t>
      </w:r>
    </w:p>
    <w:p w14:paraId="58E59444" w14:textId="77777777" w:rsidR="00022E79" w:rsidRDefault="00022E79" w:rsidP="00022E79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323C045" wp14:editId="0085328D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856" w14:textId="31472F1A" w:rsidR="00022E79" w:rsidRPr="00022E79" w:rsidRDefault="00022E79" w:rsidP="00022E79">
      <w:pPr>
        <w:pStyle w:val="af2"/>
        <w:jc w:val="both"/>
      </w:pPr>
      <w:bookmarkStart w:id="190" w:name="_Ref167364381"/>
      <w:r>
        <w:t xml:space="preserve">Рисунок </w:t>
      </w:r>
      <w:fldSimple w:instr=" SEQ Рисунок \* ARABIC ">
        <w:r w:rsidR="008954EF">
          <w:rPr>
            <w:noProof/>
          </w:rPr>
          <w:t>24</w:t>
        </w:r>
      </w:fldSimple>
      <w:bookmarkEnd w:id="190"/>
      <w:r w:rsidRPr="00022E79">
        <w:t xml:space="preserve">.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  <w:r w:rsidRPr="00022E79">
        <w:t>.</w:t>
      </w:r>
    </w:p>
    <w:p w14:paraId="407ED9CB" w14:textId="3CF7A73B" w:rsid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7FCB11CD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8954EF">
        <w:t xml:space="preserve">Рисунок </w:t>
      </w:r>
      <w:r w:rsidR="008954EF">
        <w:rPr>
          <w:noProof/>
        </w:rPr>
        <w:t>25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65A0E291" w:rsidR="007C20D8" w:rsidRDefault="007C20D8" w:rsidP="007C20D8">
      <w:pPr>
        <w:pStyle w:val="af2"/>
        <w:jc w:val="both"/>
      </w:pPr>
      <w:bookmarkStart w:id="191" w:name="_Ref167365162"/>
      <w:r>
        <w:t xml:space="preserve">Рисунок </w:t>
      </w:r>
      <w:fldSimple w:instr=" SEQ Рисунок \* ARABIC ">
        <w:r w:rsidR="008954EF">
          <w:rPr>
            <w:noProof/>
          </w:rPr>
          <w:t>25</w:t>
        </w:r>
      </w:fldSimple>
      <w:bookmarkEnd w:id="191"/>
      <w:r w:rsidRPr="007C20D8">
        <w:t xml:space="preserve">.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  <w:r w:rsidRPr="007C20D8">
        <w:t>.</w:t>
      </w:r>
    </w:p>
    <w:p w14:paraId="05CDCEE7" w14:textId="46DE9879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8954EF">
        <w:t xml:space="preserve">Рисунок </w:t>
      </w:r>
      <w:r w:rsidR="008954EF">
        <w:rPr>
          <w:noProof/>
        </w:rPr>
        <w:t>26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B23" w14:textId="3056E572" w:rsidR="007C20D8" w:rsidRPr="007C20D8" w:rsidRDefault="007C20D8" w:rsidP="007C20D8">
      <w:pPr>
        <w:pStyle w:val="af2"/>
        <w:jc w:val="both"/>
      </w:pPr>
      <w:bookmarkStart w:id="192" w:name="_Ref167365102"/>
      <w:r>
        <w:t xml:space="preserve">Рисунок </w:t>
      </w:r>
      <w:fldSimple w:instr=" SEQ Рисунок \* ARABIC ">
        <w:r w:rsidR="008954EF">
          <w:rPr>
            <w:noProof/>
          </w:rPr>
          <w:t>26</w:t>
        </w:r>
      </w:fldSimple>
      <w:bookmarkEnd w:id="192"/>
      <w:r>
        <w:t>.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  <w:r w:rsidRPr="007C20D8">
        <w:t>.</w:t>
      </w:r>
      <w:r>
        <w:br/>
      </w:r>
    </w:p>
    <w:p w14:paraId="2CDFF119" w14:textId="72EC9888" w:rsidR="006E0612" w:rsidRDefault="003F6AC6" w:rsidP="001830AD">
      <w:pPr>
        <w:pStyle w:val="20"/>
      </w:pPr>
      <w:bookmarkStart w:id="193" w:name="_Toc167708191"/>
      <w:bookmarkStart w:id="194" w:name="_Toc167710094"/>
      <w:bookmarkEnd w:id="107"/>
      <w:r>
        <w:t>Коэффициенты самодиффузии</w:t>
      </w:r>
      <w:bookmarkEnd w:id="193"/>
      <w:bookmarkEnd w:id="194"/>
    </w:p>
    <w:p w14:paraId="2D87F9ED" w14:textId="227D0F76" w:rsidR="00B83301" w:rsidRDefault="00B161C3" w:rsidP="001830AD">
      <w:pPr>
        <w:pStyle w:val="31"/>
      </w:pPr>
      <w:bookmarkStart w:id="195" w:name="_Toc167708192"/>
      <w:bookmarkStart w:id="196" w:name="_Toc167710095"/>
      <w:r>
        <w:t>Плотности чистых компонентов</w:t>
      </w:r>
      <w:bookmarkEnd w:id="195"/>
      <w:bookmarkEnd w:id="196"/>
    </w:p>
    <w:p w14:paraId="39297DCB" w14:textId="3CEA470C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8954EF">
        <w:t xml:space="preserve">Таблица </w:t>
      </w:r>
      <w:r w:rsidR="008954EF">
        <w:rPr>
          <w:noProof/>
        </w:rPr>
        <w:t>6</w:t>
      </w:r>
      <w:r>
        <w:fldChar w:fldCharType="end"/>
      </w:r>
      <w:r>
        <w:t>):</w:t>
      </w:r>
    </w:p>
    <w:p w14:paraId="07CB94F7" w14:textId="4B4AA1E7" w:rsidR="004C6295" w:rsidRDefault="004C6295" w:rsidP="004C6295">
      <w:pPr>
        <w:pStyle w:val="af2"/>
        <w:keepNext/>
      </w:pPr>
      <w:bookmarkStart w:id="197" w:name="_Ref166464186"/>
      <w:r>
        <w:t xml:space="preserve">Таблица </w:t>
      </w:r>
      <w:fldSimple w:instr=" SEQ Таблица \* ARABIC ">
        <w:r w:rsidR="008954EF">
          <w:rPr>
            <w:noProof/>
          </w:rPr>
          <w:t>6</w:t>
        </w:r>
      </w:fldSimple>
      <w:bookmarkEnd w:id="197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lastRenderedPageBreak/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bookmarkStart w:id="198" w:name="_Toc167708193"/>
      <w:bookmarkStart w:id="199" w:name="_Toc167710096"/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  <w:bookmarkEnd w:id="198"/>
      <w:bookmarkEnd w:id="199"/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6AF0CEC1" w:rsidR="00B161C3" w:rsidRDefault="00B161C3" w:rsidP="00B161C3">
      <w:pPr>
        <w:pStyle w:val="af2"/>
      </w:pPr>
      <w:r>
        <w:t xml:space="preserve">Таблица </w:t>
      </w:r>
      <w:fldSimple w:instr=" SEQ Таблица \* ARABIC ">
        <w:r w:rsidR="008954EF">
          <w:rPr>
            <w:noProof/>
          </w:rPr>
          <w:t>7</w:t>
        </w:r>
      </w:fldSimple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B5F86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5365E7" w:rsidRDefault="00C901D6" w:rsidP="00B161C3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5C163EFB" w14:textId="77777777" w:rsidR="00C901D6" w:rsidRPr="005365E7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5365E7">
        <w:rPr>
          <w:lang w:val="en-US"/>
        </w:rPr>
        <w:br w:type="page"/>
      </w:r>
    </w:p>
    <w:p w14:paraId="47EA20C9" w14:textId="0837DC6C" w:rsidR="00B161C3" w:rsidRPr="00B33633" w:rsidRDefault="00B161C3" w:rsidP="00B161C3">
      <w:pPr>
        <w:pStyle w:val="af2"/>
      </w:pPr>
      <w:r>
        <w:lastRenderedPageBreak/>
        <w:t xml:space="preserve">Таблица </w:t>
      </w:r>
      <w:fldSimple w:instr=" SEQ Таблица \* ARABIC ">
        <w:r w:rsidR="008954EF">
          <w:rPr>
            <w:noProof/>
          </w:rPr>
          <w:t>8</w:t>
        </w:r>
      </w:fldSimple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B5F86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49BFE90B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8954EF">
          <w:rPr>
            <w:noProof/>
          </w:rPr>
          <w:t>9</w:t>
        </w:r>
      </w:fldSimple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B5F86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2CDCDBBA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8954EF">
          <w:rPr>
            <w:noProof/>
          </w:rPr>
          <w:t>10</w:t>
        </w:r>
      </w:fldSimple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421EAC09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8954EF">
        <w:t xml:space="preserve">Таблица </w:t>
      </w:r>
      <w:r w:rsidR="008954EF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r>
        <w:fldChar w:fldCharType="begin"/>
      </w:r>
      <w:r>
        <w:instrText xml:space="preserve"> REF _Ref166466904 \h </w:instrText>
      </w:r>
      <w:r>
        <w:fldChar w:fldCharType="separate"/>
      </w:r>
      <w:r w:rsidR="008954EF">
        <w:t>(</w:t>
      </w:r>
      <w:r w:rsidR="008954EF">
        <w:rPr>
          <w:noProof/>
        </w:rPr>
        <w:t>36</w:t>
      </w:r>
      <w:r w:rsidR="008954EF">
        <w:t>)</w:t>
      </w:r>
      <w:r>
        <w:fldChar w:fldCharType="end"/>
      </w:r>
      <w:r w:rsidR="008954EF" w:rsidRPr="008954EF">
        <w:t xml:space="preserve">: </w:t>
      </w:r>
      <w:r w:rsidR="008954EF">
        <w:t xml:space="preserve">ПЭТА - </w:t>
      </w:r>
      <m:oMath>
        <m:r>
          <w:rPr>
            <w:rFonts w:ascii="Cambria Math" w:hAnsi="Cambria Math"/>
          </w:rPr>
          <m:t>0.15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8954EF">
        <w:rPr>
          <w:i/>
        </w:rPr>
        <w:t>,</w:t>
      </w:r>
      <w:r w:rsidR="008954EF">
        <w:t xml:space="preserve"> ОКМ-2 -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ДМЭГ -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бутанол-1 - </w:t>
      </w:r>
      <m:oMath>
        <m:r>
          <w:rPr>
            <w:rFonts w:ascii="Cambria Math" w:hAnsi="Cambria Math"/>
          </w:rPr>
          <m:t>26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>.</w:t>
      </w:r>
      <w:r w:rsidR="008954EF">
        <w:t xml:space="preserve"> По </w:t>
      </w:r>
      <w:commentRangeStart w:id="200"/>
      <w:r w:rsidR="008954EF">
        <w:t>данным</w:t>
      </w:r>
      <w:commentRangeEnd w:id="200"/>
      <w:r w:rsidR="008954E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00"/>
      </w:r>
      <w:r w:rsidR="008954EF">
        <w:t xml:space="preserve"> литературных источников, значение коэффициента </w:t>
      </w:r>
      <w:proofErr w:type="spellStart"/>
      <w:r w:rsidR="008954EF">
        <w:t>самодиффузии</w:t>
      </w:r>
      <w:proofErr w:type="spellEnd"/>
      <w:r w:rsidR="008954EF">
        <w:t xml:space="preserve"> для буталона-1 </w:t>
      </w:r>
      <w:r w:rsidR="00113B46">
        <w:t xml:space="preserve">составляет от </w:t>
      </w:r>
      <m:oMath>
        <m:r>
          <w:rPr>
            <w:rFonts w:ascii="Cambria Math" w:hAnsi="Cambria Math"/>
          </w:rPr>
          <m:t>30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 xml:space="preserve"> </w:t>
      </w:r>
      <w:r w:rsidR="00113B46">
        <w:t xml:space="preserve"> до </w:t>
      </w:r>
      <m:oMath>
        <m:r>
          <w:rPr>
            <w:rFonts w:ascii="Cambria Math" w:hAnsi="Cambria Math"/>
          </w:rPr>
          <m:t>45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хорошо согласуется с расчетом. Для ОКМ-2 литературные </w:t>
      </w:r>
      <w:commentRangeStart w:id="201"/>
      <w:r w:rsidR="00113B46">
        <w:t>значения</w:t>
      </w:r>
      <w:commentRangeEnd w:id="201"/>
      <w:r w:rsidR="00113B4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01"/>
      </w:r>
      <w:r w:rsidR="00113B46">
        <w:t xml:space="preserve"> </w:t>
      </w:r>
      <w:proofErr w:type="spellStart"/>
      <w:r w:rsidR="00113B46">
        <w:t>коэфиициентов</w:t>
      </w:r>
      <w:proofErr w:type="spellEnd"/>
      <w:r w:rsidR="00113B46">
        <w:t xml:space="preserve"> </w:t>
      </w:r>
      <w:proofErr w:type="spellStart"/>
      <w:r w:rsidR="00113B46">
        <w:t>самодиффузии</w:t>
      </w:r>
      <w:proofErr w:type="spellEnd"/>
      <w:r w:rsidR="00113B46">
        <w:t xml:space="preserve"> находятся в пределах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00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 до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также согласуется с расчетными значениями. </w:t>
      </w:r>
    </w:p>
    <w:p w14:paraId="4A1B71FB" w14:textId="4EED4ED0" w:rsidR="00B161C3" w:rsidRDefault="00B161C3" w:rsidP="00B161C3">
      <w:pPr>
        <w:pStyle w:val="af2"/>
        <w:keepNext/>
      </w:pPr>
      <w:bookmarkStart w:id="202" w:name="_Ref166467070"/>
      <w:bookmarkStart w:id="203" w:name="_Ref166467060"/>
      <w:r>
        <w:t xml:space="preserve">Таблица </w:t>
      </w:r>
      <w:fldSimple w:instr=" SEQ Таблица \* ARABIC ">
        <w:r w:rsidR="008954EF">
          <w:rPr>
            <w:noProof/>
          </w:rPr>
          <w:t>11</w:t>
        </w:r>
      </w:fldSimple>
      <w:bookmarkEnd w:id="202"/>
      <w:r>
        <w:t>. Данные среднеквадратичного отклонения для чистых веществ</w:t>
      </w:r>
      <w:bookmarkEnd w:id="203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8B6EE8" w:rsidRDefault="008B6EE8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9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" fillcolor="white [3212]" stroked="f">
                      <v:textbox>
                        <w:txbxContent>
                          <w:p w14:paraId="3FD5C961" w14:textId="77777777" w:rsidR="008B6EE8" w:rsidRDefault="008B6EE8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8B6EE8" w:rsidRDefault="008B6EE8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50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r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3E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rpcda6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8B6EE8" w:rsidRDefault="008B6EE8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8B6EE8" w:rsidRDefault="008B6EE8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51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BrSZCB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8B6EE8" w:rsidRDefault="008B6EE8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8B6EE8" w:rsidRDefault="008B6EE8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52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+5rQEAAD8DAAAOAAAAZHJzL2Uyb0RvYy54bWysUsFu2zAMvQ/YPwi6L3aMxu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A+El+5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8B6EE8" w:rsidRDefault="008B6EE8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bookmarkStart w:id="204" w:name="_Toc167708194"/>
      <w:bookmarkStart w:id="205" w:name="_Toc167710097"/>
      <w:r>
        <w:t>Зависимость коэффициентов диффузии от температуры</w:t>
      </w:r>
      <w:bookmarkEnd w:id="204"/>
      <w:bookmarkEnd w:id="205"/>
    </w:p>
    <w:p w14:paraId="278F9F9F" w14:textId="19083266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8954EF">
        <w:t xml:space="preserve">Таблица </w:t>
      </w:r>
      <w:r w:rsidR="008954EF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8954EF">
        <w:t>(</w:t>
      </w:r>
      <w:r w:rsidR="008954EF">
        <w:rPr>
          <w:noProof/>
        </w:rPr>
        <w:t>23</w:t>
      </w:r>
      <w:r w:rsidR="008954EF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8954EF">
        <w:t xml:space="preserve">Таблица </w:t>
      </w:r>
      <w:r w:rsidR="008954EF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077A97A5" w:rsidR="008B2FB8" w:rsidRDefault="008B2FB8" w:rsidP="008B2FB8">
      <w:pPr>
        <w:pStyle w:val="af2"/>
        <w:keepNext/>
      </w:pPr>
      <w:bookmarkStart w:id="206" w:name="_Ref166464967"/>
      <w:r>
        <w:lastRenderedPageBreak/>
        <w:t xml:space="preserve">Таблица </w:t>
      </w:r>
      <w:fldSimple w:instr=" SEQ Таблица \* ARABIC ">
        <w:r w:rsidR="008954EF">
          <w:rPr>
            <w:noProof/>
          </w:rPr>
          <w:t>12</w:t>
        </w:r>
      </w:fldSimple>
      <w:bookmarkEnd w:id="206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33FB2A86" w:rsidR="00A374FD" w:rsidRDefault="00A374FD" w:rsidP="00A374FD">
      <w:pPr>
        <w:pStyle w:val="af2"/>
        <w:keepNext/>
      </w:pPr>
      <w:r>
        <w:t xml:space="preserve">Таблица </w:t>
      </w:r>
      <w:fldSimple w:instr=" SEQ Таблица \* ARABIC ">
        <w:r w:rsidR="008954EF">
          <w:rPr>
            <w:noProof/>
          </w:rPr>
          <w:t>13</w:t>
        </w:r>
      </w:fldSimple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00802F99" w:rsidR="008B2FB8" w:rsidRDefault="008B2FB8" w:rsidP="00113B46">
      <w:pPr>
        <w:pStyle w:val="a3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8954EF">
        <w:t xml:space="preserve">Рисунок </w:t>
      </w:r>
      <w:r w:rsidR="008954EF">
        <w:rPr>
          <w:noProof/>
        </w:rPr>
        <w:t>27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113B46">
        <w:t>Как видно из графиков, отношения коэффициентов диффузии бутанола и каждого мономера соответствуют ожидаемым.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7A240AF4" w:rsidR="00CD75EB" w:rsidRDefault="00CD75EB" w:rsidP="00CD75EB">
      <w:pPr>
        <w:pStyle w:val="af2"/>
      </w:pPr>
      <w:bookmarkStart w:id="207" w:name="_Ref166463916"/>
      <w:r>
        <w:t xml:space="preserve">Рисунок </w:t>
      </w:r>
      <w:fldSimple w:instr=" SEQ Рисунок \* ARABIC ">
        <w:r w:rsidR="008954EF">
          <w:rPr>
            <w:noProof/>
          </w:rPr>
          <w:t>27</w:t>
        </w:r>
      </w:fldSimple>
      <w:bookmarkEnd w:id="207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70CC06B5" w:rsidR="00B83301" w:rsidRDefault="00113B46" w:rsidP="001830AD">
      <w:pPr>
        <w:pStyle w:val="a2"/>
      </w:pPr>
      <w:r>
        <w:t>З</w:t>
      </w:r>
      <w:r w:rsidR="0003407D">
        <w:t xml:space="preserve">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формулу </w:t>
      </w:r>
      <w:r w:rsidR="00D3225C">
        <w:fldChar w:fldCharType="begin"/>
      </w:r>
      <w:r w:rsidR="00D3225C">
        <w:instrText xml:space="preserve"> REF _Ref166030091 \h </w:instrText>
      </w:r>
      <w:r w:rsidR="00D3225C">
        <w:fldChar w:fldCharType="separate"/>
      </w:r>
      <w:r w:rsidR="00D3225C">
        <w:t>(</w:t>
      </w:r>
      <w:r w:rsidR="00D3225C">
        <w:rPr>
          <w:noProof/>
        </w:rPr>
        <w:t>22</w:t>
      </w:r>
      <w:r w:rsidR="00D3225C">
        <w:t>)</w:t>
      </w:r>
      <w:r w:rsidR="00D3225C">
        <w:fldChar w:fldCharType="end"/>
      </w:r>
      <w:r w:rsidR="0003407D">
        <w:t>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8954EF">
        <w:t xml:space="preserve">Рисунок </w:t>
      </w:r>
      <w:r w:rsidR="008954EF">
        <w:rPr>
          <w:noProof/>
        </w:rPr>
        <w:t>28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6956C226" w:rsidR="0003407D" w:rsidRDefault="0003407D" w:rsidP="0003407D">
      <w:pPr>
        <w:pStyle w:val="af2"/>
      </w:pPr>
      <w:bookmarkStart w:id="208" w:name="_Ref166872614"/>
      <w:r>
        <w:t xml:space="preserve">Рисунок </w:t>
      </w:r>
      <w:fldSimple w:instr=" SEQ Рисунок \* ARABIC ">
        <w:r w:rsidR="008954EF">
          <w:rPr>
            <w:noProof/>
          </w:rPr>
          <w:t>28</w:t>
        </w:r>
      </w:fldSimple>
      <w:bookmarkEnd w:id="208"/>
      <w:r>
        <w:t>. Оценки зависимости коэффициентов диффузии от температуры</w:t>
      </w: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209" w:name="_Toc136296712"/>
      <w:bookmarkStart w:id="210" w:name="_Toc167708195"/>
      <w:bookmarkStart w:id="211" w:name="_Toc167710098"/>
      <w:r>
        <w:lastRenderedPageBreak/>
        <w:t>Выводы</w:t>
      </w:r>
      <w:bookmarkEnd w:id="209"/>
      <w:bookmarkEnd w:id="210"/>
      <w:bookmarkEnd w:id="211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59D3242C" w:rsidR="008B6EE8" w:rsidRDefault="008B6EE8" w:rsidP="008B6EE8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</w:p>
    <w:p w14:paraId="71A32D83" w14:textId="228C9054" w:rsidR="008B6EE8" w:rsidRDefault="008B6EE8" w:rsidP="001C49ED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commentRangeStart w:id="212"/>
      <w:proofErr w:type="spellStart"/>
      <w:r>
        <w:t>фотополимеризации</w:t>
      </w:r>
      <w:commentRangeEnd w:id="212"/>
      <w:proofErr w:type="spellEnd"/>
      <w:r w:rsidR="003F3C4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12"/>
      </w:r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cstheme="minorHAnsi"/>
          <w:sz w:val="28"/>
        </w:rPr>
        <w:tag w:val="CitaviBibliography"/>
        <w:id w:val="-395282538"/>
        <w:placeholder>
          <w:docPart w:val="69BD426F4056403492DE27029A878FC4"/>
        </w:placeholder>
      </w:sdtPr>
      <w:sdtEndPr>
        <w:rPr>
          <w:caps w:val="0"/>
          <w:szCs w:val="22"/>
        </w:rPr>
      </w:sdtEndPr>
      <w:sdtContent>
        <w:p w14:paraId="500242F4" w14:textId="77777777" w:rsidR="006B5F86" w:rsidRPr="006B5F86" w:rsidRDefault="006B5F86" w:rsidP="006B5F86">
          <w:pPr>
            <w:pStyle w:val="12"/>
            <w:rPr>
              <w:rFonts w:eastAsia="SimSun"/>
            </w:rPr>
          </w:pP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separate"/>
          </w:r>
          <w:bookmarkStart w:id="214" w:name="_Toc167710099"/>
          <w:r w:rsidRPr="006B5F86">
            <w:rPr>
              <w:rFonts w:eastAsia="SimSun"/>
            </w:rPr>
            <w:t>Список литературы</w:t>
          </w:r>
          <w:bookmarkEnd w:id="214"/>
        </w:p>
        <w:p w14:paraId="01CF5905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215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215"/>
        <w:p w14:paraId="0A96C825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216" w:name="_CTVL001ae62df1c2426409396dee33b3c34f31c"/>
          <w:r w:rsidRPr="00983B76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983B76">
            <w:rPr>
              <w:lang w:val="en-US"/>
            </w:rPr>
            <w:t>Oldring</w:t>
          </w:r>
          <w:proofErr w:type="spellEnd"/>
          <w:r w:rsidRPr="00983B76">
            <w:rPr>
              <w:lang w:val="en-US"/>
            </w:rPr>
            <w:t xml:space="preserve">, N.S. Allen, K.K. </w:t>
          </w:r>
          <w:proofErr w:type="spellStart"/>
          <w:r w:rsidRPr="00983B76">
            <w:rPr>
              <w:lang w:val="en-US"/>
            </w:rPr>
            <w:t>Dietliker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.], 1991.</w:t>
          </w:r>
        </w:p>
        <w:bookmarkEnd w:id="216"/>
        <w:p w14:paraId="5588F72E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217" w:name="_CTVL0010b5c196a7662405c85dc864fb3134b46"/>
          <w:r w:rsidRPr="00983B76">
            <w:rPr>
              <w:lang w:val="en-US"/>
            </w:rPr>
            <w:t xml:space="preserve">Lasers and Photopolymers / C. </w:t>
          </w:r>
          <w:proofErr w:type="spellStart"/>
          <w:r w:rsidRPr="00983B76">
            <w:rPr>
              <w:lang w:val="en-US"/>
            </w:rPr>
            <w:t>Carre</w:t>
          </w:r>
          <w:proofErr w:type="spellEnd"/>
          <w:r w:rsidRPr="00983B76">
            <w:rPr>
              <w:lang w:val="en-US"/>
            </w:rPr>
            <w:t xml:space="preserve">, C. Decker, J.P. </w:t>
          </w:r>
          <w:proofErr w:type="spellStart"/>
          <w:r w:rsidRPr="00983B76">
            <w:rPr>
              <w:lang w:val="en-US"/>
            </w:rPr>
            <w:t>Fouassier</w:t>
          </w:r>
          <w:proofErr w:type="spellEnd"/>
          <w:r w:rsidRPr="00983B76">
            <w:rPr>
              <w:lang w:val="en-US"/>
            </w:rPr>
            <w:t xml:space="preserve">, D.J. </w:t>
          </w:r>
          <w:proofErr w:type="spellStart"/>
          <w:r w:rsidRPr="00983B76">
            <w:rPr>
              <w:lang w:val="en-US"/>
            </w:rPr>
            <w:t>Lougnot</w:t>
          </w:r>
          <w:proofErr w:type="spellEnd"/>
          <w:r w:rsidRPr="00983B76">
            <w:rPr>
              <w:lang w:val="en-US"/>
            </w:rPr>
            <w:t xml:space="preserve">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217"/>
        <w:p w14:paraId="027F71FA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218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218"/>
        <w:p w14:paraId="6E4438F1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219" w:name="_CTVL001ab75b46309be4ee5b38c04fd1e949d34"/>
          <w:proofErr w:type="spellStart"/>
          <w:r w:rsidRPr="00983B76">
            <w:rPr>
              <w:lang w:val="en-US"/>
            </w:rPr>
            <w:t>Kloosterboer</w:t>
          </w:r>
          <w:proofErr w:type="spellEnd"/>
          <w:r w:rsidRPr="00983B76">
            <w:rPr>
              <w:lang w:val="en-US"/>
            </w:rPr>
            <w:t xml:space="preserve">, J.G. / J.G. </w:t>
          </w:r>
          <w:proofErr w:type="spellStart"/>
          <w:r w:rsidRPr="00983B76">
            <w:rPr>
              <w:lang w:val="en-US"/>
            </w:rPr>
            <w:t>Kloosterboer</w:t>
          </w:r>
          <w:proofErr w:type="spellEnd"/>
          <w:r w:rsidRPr="00983B76">
            <w:rPr>
              <w:lang w:val="en-US"/>
            </w:rPr>
            <w:t xml:space="preserve"> // Adv. </w:t>
          </w:r>
          <w:proofErr w:type="spellStart"/>
          <w:r w:rsidRPr="00983B76">
            <w:rPr>
              <w:lang w:val="en-US"/>
            </w:rPr>
            <w:t>Polym</w:t>
          </w:r>
          <w:proofErr w:type="spellEnd"/>
          <w:r w:rsidRPr="00983B76">
            <w:rPr>
              <w:lang w:val="en-US"/>
            </w:rPr>
            <w:t>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219"/>
        <w:p w14:paraId="4A496D70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220" w:name="_CTVL001b8a662bd057c4565858afb9872ef0c97"/>
          <w:r w:rsidRPr="00983B76">
            <w:rPr>
              <w:lang w:val="en-US"/>
            </w:rPr>
            <w:t xml:space="preserve">Decker, C. / C. Decker // </w:t>
          </w:r>
          <w:proofErr w:type="spellStart"/>
          <w:r w:rsidRPr="00983B76">
            <w:rPr>
              <w:lang w:val="en-US"/>
            </w:rPr>
            <w:t>Progr</w:t>
          </w:r>
          <w:proofErr w:type="spellEnd"/>
          <w:r w:rsidRPr="00983B76">
            <w:rPr>
              <w:lang w:val="en-US"/>
            </w:rPr>
            <w:t xml:space="preserve">. </w:t>
          </w:r>
          <w:proofErr w:type="spellStart"/>
          <w:r w:rsidRPr="00983B76">
            <w:rPr>
              <w:lang w:val="en-US"/>
            </w:rPr>
            <w:t>Polym</w:t>
          </w:r>
          <w:proofErr w:type="spellEnd"/>
          <w:r w:rsidRPr="00983B76">
            <w:rPr>
              <w:lang w:val="en-US"/>
            </w:rPr>
            <w:t>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220"/>
        <w:p w14:paraId="7DF84437" w14:textId="77777777" w:rsidR="006B5F86" w:rsidRDefault="006B5F86" w:rsidP="006B5F86">
          <w:pPr>
            <w:pStyle w:val="CitaviBibliographyEntry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221" w:name="_CTVL0011b6dea1e39f14210ba312914715a2ca3"/>
          <w:r w:rsidRPr="00983B76">
            <w:rPr>
              <w:lang w:val="en-US"/>
            </w:rPr>
            <w:t xml:space="preserve">Decker, C. </w:t>
          </w:r>
          <w:proofErr w:type="spellStart"/>
          <w:r w:rsidRPr="00983B76">
            <w:rPr>
              <w:lang w:val="en-US"/>
            </w:rPr>
            <w:t>Macromol</w:t>
          </w:r>
          <w:proofErr w:type="spellEnd"/>
          <w:r w:rsidRPr="00983B76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221"/>
        <w:p w14:paraId="385DECB7" w14:textId="77777777" w:rsidR="006B5F86" w:rsidRDefault="006B5F86" w:rsidP="006B5F86">
          <w:pPr>
            <w:pStyle w:val="CitaviBibliographyEntry"/>
          </w:pPr>
          <w:r>
            <w:t>8.</w:t>
          </w:r>
          <w:r>
            <w:tab/>
          </w:r>
          <w:bookmarkStart w:id="222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222"/>
        <w:p w14:paraId="064EF057" w14:textId="77777777" w:rsidR="006B5F86" w:rsidRDefault="006B5F86" w:rsidP="006B5F86">
          <w:pPr>
            <w:pStyle w:val="CitaviBibliographyEntry"/>
          </w:pPr>
          <w:r>
            <w:t>9.</w:t>
          </w:r>
          <w:r>
            <w:tab/>
          </w:r>
          <w:bookmarkStart w:id="223" w:name="_CTVL0013ed82feb036c426882177cbc61643b4d"/>
          <w:r>
            <w:t xml:space="preserve">Шурыгина, М.П. Механизм фотовосстановления </w:t>
          </w:r>
          <w:proofErr w:type="spellStart"/>
          <w:r>
            <w:t>орто</w:t>
          </w:r>
          <w:proofErr w:type="spellEnd"/>
          <w:r>
            <w:t>-хинонов / М.П. Шурыгина, В.К. Черкасов. – 2006. – .</w:t>
          </w:r>
        </w:p>
        <w:bookmarkEnd w:id="223"/>
        <w:p w14:paraId="1D66F480" w14:textId="77777777" w:rsidR="006B5F86" w:rsidRDefault="006B5F86" w:rsidP="006B5F86">
          <w:pPr>
            <w:pStyle w:val="CitaviBibliographyEntry"/>
          </w:pPr>
          <w:r>
            <w:t>10.</w:t>
          </w:r>
          <w:r>
            <w:tab/>
          </w:r>
          <w:bookmarkStart w:id="224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224"/>
        <w:p w14:paraId="11BEA380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225" w:name="_CTVL001e4e1075c163148a4b6c393bf8f1ae526"/>
          <w:proofErr w:type="spellStart"/>
          <w:r w:rsidRPr="00983B76">
            <w:rPr>
              <w:lang w:val="en-US"/>
            </w:rPr>
            <w:t>Baten'kin</w:t>
          </w:r>
          <w:proofErr w:type="spellEnd"/>
          <w:r w:rsidRPr="00983B76">
            <w:rPr>
              <w:lang w:val="en-US"/>
            </w:rPr>
            <w:t xml:space="preserve">, M.A. Creation of adjacent monolithic and self‐forming porous fragments in a polymerizing layer by optical scanning stereolithography / M.A. </w:t>
          </w:r>
          <w:proofErr w:type="spellStart"/>
          <w:r w:rsidRPr="00983B76">
            <w:rPr>
              <w:lang w:val="en-US"/>
            </w:rPr>
            <w:t>Baten'kin</w:t>
          </w:r>
          <w:proofErr w:type="spellEnd"/>
          <w:r w:rsidRPr="00983B76">
            <w:rPr>
              <w:lang w:val="en-US"/>
            </w:rPr>
            <w:t xml:space="preserve">, S.N. </w:t>
          </w:r>
          <w:proofErr w:type="spellStart"/>
          <w:r w:rsidRPr="00983B76">
            <w:rPr>
              <w:lang w:val="en-US"/>
            </w:rPr>
            <w:t>Mensov</w:t>
          </w:r>
          <w:proofErr w:type="spellEnd"/>
          <w:r w:rsidRPr="00983B76">
            <w:rPr>
              <w:lang w:val="en-US"/>
            </w:rPr>
            <w:t xml:space="preserve">, Y.V. </w:t>
          </w:r>
          <w:proofErr w:type="spellStart"/>
          <w:r w:rsidRPr="00983B76">
            <w:rPr>
              <w:lang w:val="en-US"/>
            </w:rPr>
            <w:t>Polushtaytsev</w:t>
          </w:r>
          <w:proofErr w:type="spellEnd"/>
          <w:r w:rsidRPr="00983B76">
            <w:rPr>
              <w:lang w:val="en-US"/>
            </w:rPr>
            <w:t xml:space="preserve">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225"/>
        <w:p w14:paraId="59932689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226" w:name="_CTVL00198c3e1594c2e482ba8fe39b76468e87f"/>
          <w:proofErr w:type="spellStart"/>
          <w:r w:rsidRPr="00983B76">
            <w:rPr>
              <w:lang w:val="en-US"/>
            </w:rPr>
            <w:t>Baten’kin</w:t>
          </w:r>
          <w:proofErr w:type="spellEnd"/>
          <w:r w:rsidRPr="00983B76">
            <w:rPr>
              <w:lang w:val="en-US"/>
            </w:rPr>
            <w:t xml:space="preserve">, M.A. Optical formation of polymeric materials with heterogeneously distributed nanopores from a photopolymerizable composite / M.A. </w:t>
          </w:r>
          <w:proofErr w:type="spellStart"/>
          <w:r w:rsidRPr="00983B76">
            <w:rPr>
              <w:lang w:val="en-US"/>
            </w:rPr>
            <w:t>Baten’kin</w:t>
          </w:r>
          <w:proofErr w:type="spellEnd"/>
          <w:r w:rsidRPr="00983B76">
            <w:rPr>
              <w:lang w:val="en-US"/>
            </w:rPr>
            <w:t xml:space="preserve">, S.N. </w:t>
          </w:r>
          <w:proofErr w:type="spellStart"/>
          <w:r w:rsidRPr="00983B76">
            <w:rPr>
              <w:lang w:val="en-US"/>
            </w:rPr>
            <w:t>Mensov</w:t>
          </w:r>
          <w:proofErr w:type="spellEnd"/>
          <w:r w:rsidRPr="00983B76">
            <w:rPr>
              <w:lang w:val="en-US"/>
            </w:rPr>
            <w:t xml:space="preserve">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226"/>
        <w:p w14:paraId="7D3A4915" w14:textId="77777777" w:rsidR="006B5F86" w:rsidRDefault="006B5F86" w:rsidP="006B5F86">
          <w:pPr>
            <w:pStyle w:val="CitaviBibliographyEntry"/>
          </w:pPr>
          <w:r>
            <w:t>13.</w:t>
          </w:r>
          <w:r>
            <w:tab/>
          </w:r>
          <w:bookmarkStart w:id="227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27"/>
        <w:p w14:paraId="40129960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228" w:name="_CTVL0015042abb9e2344c32b864ac209cc9040b"/>
          <w:proofErr w:type="spellStart"/>
          <w:r w:rsidRPr="00983B76">
            <w:rPr>
              <w:lang w:val="en-US"/>
            </w:rPr>
            <w:t>El'tsov</w:t>
          </w:r>
          <w:proofErr w:type="spellEnd"/>
          <w:r w:rsidRPr="00983B76">
            <w:rPr>
              <w:lang w:val="en-US"/>
            </w:rPr>
            <w:t xml:space="preserve">, A.V. Photoinitiation of the Reactions of Quinones / A.V. </w:t>
          </w:r>
          <w:proofErr w:type="spellStart"/>
          <w:r w:rsidRPr="00983B76">
            <w:rPr>
              <w:lang w:val="en-US"/>
            </w:rPr>
            <w:t>El'tsov</w:t>
          </w:r>
          <w:proofErr w:type="spellEnd"/>
          <w:r w:rsidRPr="00983B76">
            <w:rPr>
              <w:lang w:val="en-US"/>
            </w:rPr>
            <w:t xml:space="preserve">, O.P. </w:t>
          </w:r>
          <w:proofErr w:type="spellStart"/>
          <w:r w:rsidRPr="00983B76">
            <w:rPr>
              <w:lang w:val="en-US"/>
            </w:rPr>
            <w:t>Studzinskii</w:t>
          </w:r>
          <w:proofErr w:type="spellEnd"/>
          <w:r w:rsidRPr="00983B76">
            <w:rPr>
              <w:lang w:val="en-US"/>
            </w:rPr>
            <w:t xml:space="preserve">, V.M. </w:t>
          </w:r>
          <w:proofErr w:type="spellStart"/>
          <w:r w:rsidRPr="00983B76">
            <w:rPr>
              <w:lang w:val="en-US"/>
            </w:rPr>
            <w:t>Grebenkina</w:t>
          </w:r>
          <w:proofErr w:type="spellEnd"/>
          <w:r w:rsidRPr="00983B76">
            <w:rPr>
              <w:lang w:val="en-US"/>
            </w:rPr>
            <w:t xml:space="preserve">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228"/>
        <w:p w14:paraId="2492BD56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229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229"/>
        <w:p w14:paraId="2C764E55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16.</w:t>
          </w:r>
          <w:r w:rsidRPr="00983B76">
            <w:rPr>
              <w:lang w:val="en-US"/>
            </w:rPr>
            <w:tab/>
          </w:r>
          <w:bookmarkStart w:id="230" w:name="_CTVL0018a1ae8a3bf9a45698c73307aa964a900"/>
          <w:proofErr w:type="spellStart"/>
          <w:r w:rsidRPr="00983B76">
            <w:rPr>
              <w:lang w:val="en-US"/>
            </w:rPr>
            <w:t>Carapllucci</w:t>
          </w:r>
          <w:proofErr w:type="spellEnd"/>
          <w:r w:rsidRPr="00983B76">
            <w:rPr>
              <w:lang w:val="en-US"/>
            </w:rPr>
            <w:t xml:space="preserve">, P.A. Photoreduction of 9,10-phenantrenquinone / P.A. </w:t>
          </w:r>
          <w:proofErr w:type="spellStart"/>
          <w:r w:rsidRPr="00983B76">
            <w:rPr>
              <w:lang w:val="en-US"/>
            </w:rPr>
            <w:t>Carapllucci</w:t>
          </w:r>
          <w:proofErr w:type="spellEnd"/>
          <w:r w:rsidRPr="00983B76">
            <w:rPr>
              <w:lang w:val="en-US"/>
            </w:rPr>
            <w:t>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230"/>
        <w:p w14:paraId="51A7CE4C" w14:textId="77777777" w:rsidR="006B5F86" w:rsidRDefault="006B5F86" w:rsidP="006B5F86">
          <w:pPr>
            <w:pStyle w:val="CitaviBibliographyEntry"/>
          </w:pPr>
          <w:r w:rsidRPr="00983B76">
            <w:rPr>
              <w:lang w:val="en-US"/>
            </w:rPr>
            <w:t>17.</w:t>
          </w:r>
          <w:r w:rsidRPr="00983B76">
            <w:rPr>
              <w:lang w:val="en-US"/>
            </w:rPr>
            <w:tab/>
          </w:r>
          <w:bookmarkStart w:id="231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983B76">
            <w:rPr>
              <w:lang w:val="en-US"/>
            </w:rPr>
            <w:t>Hubig</w:t>
          </w:r>
          <w:proofErr w:type="spellEnd"/>
          <w:r w:rsidRPr="00983B76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231"/>
        <w:p w14:paraId="2DA21506" w14:textId="77777777" w:rsidR="006B5F86" w:rsidRDefault="006B5F86" w:rsidP="006B5F86">
          <w:pPr>
            <w:pStyle w:val="CitaviBibliographyEntry"/>
          </w:pPr>
          <w:r>
            <w:t>18.</w:t>
          </w:r>
          <w:r>
            <w:tab/>
          </w:r>
          <w:bookmarkStart w:id="232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32"/>
        <w:p w14:paraId="3E0D51BC" w14:textId="77777777" w:rsidR="006B5F86" w:rsidRDefault="006B5F86" w:rsidP="006B5F86">
          <w:pPr>
            <w:pStyle w:val="CitaviBibliographyEntry"/>
          </w:pPr>
          <w:r>
            <w:t>19.</w:t>
          </w:r>
          <w:r>
            <w:tab/>
          </w:r>
          <w:bookmarkStart w:id="233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233"/>
        <w:p w14:paraId="200568DF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234" w:name="_CTVL001367e67b3d3c14dbab8d1d6323d13ec85"/>
          <w:proofErr w:type="spellStart"/>
          <w:r w:rsidRPr="00983B76">
            <w:rPr>
              <w:lang w:val="en-US"/>
            </w:rPr>
            <w:t>Khudyakov</w:t>
          </w:r>
          <w:proofErr w:type="spellEnd"/>
          <w:r w:rsidRPr="00983B76">
            <w:rPr>
              <w:lang w:val="en-US"/>
            </w:rPr>
            <w:t xml:space="preserve">, I.V. Short-lived Phenoxy- and Semiquinone Radicals / I.V. </w:t>
          </w:r>
          <w:proofErr w:type="spellStart"/>
          <w:r w:rsidRPr="00983B76">
            <w:rPr>
              <w:lang w:val="en-US"/>
            </w:rPr>
            <w:t>Khudyakov</w:t>
          </w:r>
          <w:proofErr w:type="spellEnd"/>
          <w:r w:rsidRPr="00983B76">
            <w:rPr>
              <w:lang w:val="en-US"/>
            </w:rPr>
            <w:t xml:space="preserve">, V.A. </w:t>
          </w:r>
          <w:proofErr w:type="spellStart"/>
          <w:r w:rsidRPr="00983B76">
            <w:rPr>
              <w:lang w:val="en-US"/>
            </w:rPr>
            <w:t>Kuz'min</w:t>
          </w:r>
          <w:proofErr w:type="spellEnd"/>
          <w:r w:rsidRPr="00983B76">
            <w:rPr>
              <w:lang w:val="en-US"/>
            </w:rPr>
            <w:t xml:space="preserve">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234"/>
        <w:p w14:paraId="0A95091C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235" w:name="_CTVL0016f889ecb1b854275990058cd4f0e21a1"/>
          <w:proofErr w:type="spellStart"/>
          <w:r w:rsidRPr="00983B76">
            <w:rPr>
              <w:lang w:val="en-US"/>
            </w:rPr>
            <w:t>Camphorquinone</w:t>
          </w:r>
          <w:proofErr w:type="spellEnd"/>
          <w:r w:rsidRPr="00983B76">
            <w:rPr>
              <w:lang w:val="en-US"/>
            </w:rPr>
            <w:t xml:space="preserve">–amines </w:t>
          </w:r>
          <w:proofErr w:type="spellStart"/>
          <w:r w:rsidRPr="00983B76">
            <w:rPr>
              <w:lang w:val="en-US"/>
            </w:rPr>
            <w:t>photoinitating</w:t>
          </w:r>
          <w:proofErr w:type="spellEnd"/>
          <w:r w:rsidRPr="00983B76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983B76">
            <w:rPr>
              <w:lang w:val="en-US"/>
            </w:rPr>
            <w:t>Jakubiak</w:t>
          </w:r>
          <w:proofErr w:type="spellEnd"/>
          <w:r w:rsidRPr="00983B76">
            <w:rPr>
              <w:lang w:val="en-US"/>
            </w:rPr>
            <w:t xml:space="preserve">, X. </w:t>
          </w:r>
          <w:proofErr w:type="spellStart"/>
          <w:r w:rsidRPr="00983B76">
            <w:rPr>
              <w:lang w:val="en-US"/>
            </w:rPr>
            <w:t>Allonas</w:t>
          </w:r>
          <w:proofErr w:type="spellEnd"/>
          <w:r w:rsidRPr="00983B76">
            <w:rPr>
              <w:lang w:val="en-US"/>
            </w:rPr>
            <w:t xml:space="preserve">, J.P. </w:t>
          </w:r>
          <w:proofErr w:type="spellStart"/>
          <w:r w:rsidRPr="00983B76">
            <w:rPr>
              <w:lang w:val="en-US"/>
            </w:rPr>
            <w:t>Fouassier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235"/>
        <w:p w14:paraId="128B1F56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236" w:name="_CTVL0011182372a473a429fb8f0d76476df6b09"/>
          <w:r w:rsidRPr="00983B76">
            <w:rPr>
              <w:lang w:val="en-US"/>
            </w:rPr>
            <w:t>Photochemical Reactions of Coenzyme PQQ (</w:t>
          </w:r>
          <w:proofErr w:type="spellStart"/>
          <w:r w:rsidRPr="00983B76">
            <w:rPr>
              <w:lang w:val="en-US"/>
            </w:rPr>
            <w:t>Pyrroloquinolinequinone</w:t>
          </w:r>
          <w:proofErr w:type="spellEnd"/>
          <w:r w:rsidRPr="00983B76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983B76">
            <w:rPr>
              <w:lang w:val="en-US"/>
            </w:rPr>
            <w:t>Fukuzumi</w:t>
          </w:r>
          <w:proofErr w:type="spellEnd"/>
          <w:r w:rsidRPr="00983B76">
            <w:rPr>
              <w:lang w:val="en-US"/>
            </w:rPr>
            <w:t>, S. Itoh, T. 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236"/>
        <w:p w14:paraId="7E3DE780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237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237"/>
        <w:p w14:paraId="27E721B9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238" w:name="_CTVL00182a4675bc8fc493a91f5a4e9de63f503"/>
          <w:r w:rsidRPr="00983B76">
            <w:rPr>
              <w:lang w:val="en-US"/>
            </w:rPr>
            <w:t xml:space="preserve">Levin, P.P. Triplet Exciplexes in the Photochemistry of Quinones / P.P. Levin, V.A. </w:t>
          </w:r>
          <w:proofErr w:type="spellStart"/>
          <w:r w:rsidRPr="00983B76">
            <w:rPr>
              <w:lang w:val="en-US"/>
            </w:rPr>
            <w:t>Kuz'min</w:t>
          </w:r>
          <w:proofErr w:type="spellEnd"/>
          <w:r w:rsidRPr="00983B76">
            <w:rPr>
              <w:lang w:val="en-US"/>
            </w:rPr>
            <w:t xml:space="preserve">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238"/>
        <w:p w14:paraId="6905725F" w14:textId="77777777" w:rsidR="006B5F86" w:rsidRDefault="006B5F86" w:rsidP="006B5F86">
          <w:pPr>
            <w:pStyle w:val="CitaviBibliographyEntry"/>
          </w:pPr>
          <w:r>
            <w:t>25.</w:t>
          </w:r>
          <w:r>
            <w:tab/>
          </w:r>
          <w:bookmarkStart w:id="239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39"/>
        <w:p w14:paraId="1101A13F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240" w:name="_CTVL001e8b5474b67e14347bf61d83bfcb294be"/>
          <w:r w:rsidRPr="00983B76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983B76">
            <w:rPr>
              <w:lang w:val="en-US"/>
            </w:rPr>
            <w:t>acetylquinol</w:t>
          </w:r>
          <w:proofErr w:type="spellEnd"/>
          <w:r w:rsidRPr="00983B76">
            <w:rPr>
              <w:lang w:val="en-US"/>
            </w:rPr>
            <w:t xml:space="preserve"> from 1,4-benzoquinone and acetaldehyde / J.M. Bruce, E. </w:t>
          </w:r>
          <w:proofErr w:type="spellStart"/>
          <w:r w:rsidRPr="00983B76">
            <w:rPr>
              <w:lang w:val="en-US"/>
            </w:rPr>
            <w:t>Cutts</w:t>
          </w:r>
          <w:proofErr w:type="spellEnd"/>
          <w:r w:rsidRPr="00983B76">
            <w:rPr>
              <w:lang w:val="en-US"/>
            </w:rPr>
            <w:t xml:space="preserve"> // Journal of the Chemical Society C: Organic. – 1966. – C.449.</w:t>
          </w:r>
        </w:p>
        <w:bookmarkEnd w:id="240"/>
        <w:p w14:paraId="0693B599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241" w:name="_CTVL0017780c177f7a84040b233caa3a173ca5c"/>
          <w:proofErr w:type="spellStart"/>
          <w:r w:rsidRPr="00983B76">
            <w:rPr>
              <w:lang w:val="en-US"/>
            </w:rPr>
            <w:t>Arimitsu</w:t>
          </w:r>
          <w:proofErr w:type="spellEnd"/>
          <w:r w:rsidRPr="00983B76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983B76">
            <w:rPr>
              <w:lang w:val="en-US"/>
            </w:rPr>
            <w:t>Arimitsu</w:t>
          </w:r>
          <w:proofErr w:type="spellEnd"/>
          <w:r w:rsidRPr="00983B76">
            <w:rPr>
              <w:lang w:val="en-US"/>
            </w:rPr>
            <w:t xml:space="preserve">, H. </w:t>
          </w:r>
          <w:proofErr w:type="spellStart"/>
          <w:r w:rsidRPr="00983B76">
            <w:rPr>
              <w:lang w:val="en-US"/>
            </w:rPr>
            <w:t>Tsubomura</w:t>
          </w:r>
          <w:proofErr w:type="spellEnd"/>
          <w:r w:rsidRPr="00983B76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241"/>
        <w:p w14:paraId="6BAA5B89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28.</w:t>
          </w:r>
          <w:r w:rsidRPr="00983B76">
            <w:rPr>
              <w:lang w:val="en-US"/>
            </w:rPr>
            <w:tab/>
          </w:r>
          <w:bookmarkStart w:id="242" w:name="_CTVL0013ba6da625dcb48eb92d602275be4e3b0"/>
          <w:r w:rsidRPr="00983B76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983B76">
            <w:rPr>
              <w:lang w:val="en-US"/>
            </w:rPr>
            <w:t>N ,</w:t>
          </w:r>
          <w:proofErr w:type="gramEnd"/>
          <w:r w:rsidRPr="00983B76">
            <w:rPr>
              <w:lang w:val="en-US"/>
            </w:rPr>
            <w:t xml:space="preserve"> N -Dimethylaniline in Acetonitrile Solution / H. </w:t>
          </w:r>
          <w:proofErr w:type="spellStart"/>
          <w:r w:rsidRPr="00983B76">
            <w:rPr>
              <w:lang w:val="en-US"/>
            </w:rPr>
            <w:t>Miyasaka</w:t>
          </w:r>
          <w:proofErr w:type="spellEnd"/>
          <w:r w:rsidRPr="00983B76">
            <w:rPr>
              <w:lang w:val="en-US"/>
            </w:rPr>
            <w:t xml:space="preserve">, K. Morita, K. </w:t>
          </w:r>
          <w:proofErr w:type="spellStart"/>
          <w:r w:rsidRPr="00983B76">
            <w:rPr>
              <w:lang w:val="en-US"/>
            </w:rPr>
            <w:t>Kamada</w:t>
          </w:r>
          <w:proofErr w:type="spellEnd"/>
          <w:r w:rsidRPr="00983B76">
            <w:rPr>
              <w:lang w:val="en-US"/>
            </w:rPr>
            <w:t xml:space="preserve">, N. </w:t>
          </w:r>
          <w:proofErr w:type="spellStart"/>
          <w:r w:rsidRPr="00983B76">
            <w:rPr>
              <w:lang w:val="en-US"/>
            </w:rPr>
            <w:t>Mataga</w:t>
          </w:r>
          <w:proofErr w:type="spellEnd"/>
          <w:r w:rsidRPr="00983B76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242"/>
        <w:p w14:paraId="01869660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29.</w:t>
          </w:r>
          <w:r w:rsidRPr="00983B76">
            <w:rPr>
              <w:lang w:val="en-US"/>
            </w:rPr>
            <w:tab/>
          </w:r>
          <w:bookmarkStart w:id="243" w:name="_CTVL001e2e3ff0a3f444252876f32760ae81dcc"/>
          <w:r w:rsidRPr="00983B76">
            <w:rPr>
              <w:lang w:val="en-US"/>
            </w:rPr>
            <w:t>Peters, K.S. Proton-Transfer Reactions in Benzophenone/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243"/>
        <w:p w14:paraId="2343A13E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244" w:name="_CTVL001e38ff760cb1346c5ad4d92b07adbd62e"/>
          <w:proofErr w:type="spellStart"/>
          <w:r w:rsidRPr="00983B76">
            <w:rPr>
              <w:lang w:val="en-US"/>
            </w:rPr>
            <w:t>Devadoss</w:t>
          </w:r>
          <w:proofErr w:type="spellEnd"/>
          <w:r w:rsidRPr="00983B76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>-</w:t>
          </w:r>
          <w:proofErr w:type="spellStart"/>
          <w:r w:rsidRPr="00983B76">
            <w:rPr>
              <w:lang w:val="en-US"/>
            </w:rPr>
            <w:t>diethylaniline</w:t>
          </w:r>
          <w:proofErr w:type="spellEnd"/>
          <w:r w:rsidRPr="00983B76">
            <w:rPr>
              <w:lang w:val="en-US"/>
            </w:rPr>
            <w:t xml:space="preserve"> and triethylamine / C. </w:t>
          </w:r>
          <w:proofErr w:type="spellStart"/>
          <w:r w:rsidRPr="00983B76">
            <w:rPr>
              <w:lang w:val="en-US"/>
            </w:rPr>
            <w:t>Devadoss</w:t>
          </w:r>
          <w:proofErr w:type="spellEnd"/>
          <w:r w:rsidRPr="00983B76">
            <w:rPr>
              <w:lang w:val="en-US"/>
            </w:rPr>
            <w:t>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244"/>
        <w:p w14:paraId="748D7C1F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245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245"/>
        <w:p w14:paraId="72DFAA3B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246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>-</w:t>
          </w:r>
          <w:proofErr w:type="spellStart"/>
          <w:r w:rsidRPr="00983B76">
            <w:rPr>
              <w:lang w:val="en-US"/>
            </w:rPr>
            <w:t>diethylaniline</w:t>
          </w:r>
          <w:proofErr w:type="spellEnd"/>
          <w:r w:rsidRPr="00983B76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246"/>
        <w:p w14:paraId="09929080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247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247"/>
        <w:p w14:paraId="56BE23BD" w14:textId="77777777" w:rsidR="006B5F86" w:rsidRDefault="006B5F86" w:rsidP="006B5F86">
          <w:pPr>
            <w:pStyle w:val="CitaviBibliographyEntry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248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248"/>
        <w:p w14:paraId="576DEE10" w14:textId="77777777" w:rsidR="006B5F86" w:rsidRDefault="006B5F86" w:rsidP="006B5F86">
          <w:pPr>
            <w:pStyle w:val="CitaviBibliographyEntry"/>
          </w:pPr>
          <w:r>
            <w:t>35.</w:t>
          </w:r>
          <w:r>
            <w:tab/>
          </w:r>
          <w:bookmarkStart w:id="249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49"/>
        <w:p w14:paraId="2F52C4F0" w14:textId="77777777" w:rsidR="006B5F86" w:rsidRDefault="006B5F86" w:rsidP="006B5F86">
          <w:pPr>
            <w:pStyle w:val="CitaviBibliographyEntry"/>
          </w:pPr>
          <w:r>
            <w:t>36.</w:t>
          </w:r>
          <w:r>
            <w:tab/>
          </w:r>
          <w:bookmarkStart w:id="250" w:name="_CTVL001ed550c714c5544508b25af2ca3873023"/>
          <w:proofErr w:type="spellStart"/>
          <w:r>
            <w:t>Шушунова</w:t>
          </w:r>
          <w:proofErr w:type="spellEnd"/>
          <w:r>
            <w:t xml:space="preserve">, Н. Ингибирование полимеризации метилметакрилата системой </w:t>
          </w:r>
          <w:proofErr w:type="spellStart"/>
          <w:r>
            <w:t>орто</w:t>
          </w:r>
          <w:proofErr w:type="spellEnd"/>
          <w:r>
            <w:t>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250"/>
        <w:p w14:paraId="1559FEF6" w14:textId="77777777" w:rsidR="006B5F86" w:rsidRDefault="006B5F86" w:rsidP="006B5F86">
          <w:pPr>
            <w:pStyle w:val="CitaviBibliographyEntry"/>
          </w:pPr>
          <w:r>
            <w:t>37.</w:t>
          </w:r>
          <w:r>
            <w:tab/>
          </w:r>
          <w:bookmarkStart w:id="251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251"/>
        <w:p w14:paraId="3896D9B1" w14:textId="77777777" w:rsidR="006B5F86" w:rsidRDefault="006B5F86" w:rsidP="006B5F86">
          <w:pPr>
            <w:pStyle w:val="CitaviBibliographyEntry"/>
          </w:pPr>
          <w:r>
            <w:t>38.</w:t>
          </w:r>
          <w:r>
            <w:tab/>
          </w:r>
          <w:bookmarkStart w:id="252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252"/>
        <w:p w14:paraId="0E2A293B" w14:textId="77777777" w:rsidR="006B5F86" w:rsidRDefault="006B5F86" w:rsidP="006B5F86">
          <w:pPr>
            <w:pStyle w:val="CitaviBibliographyEntry"/>
          </w:pPr>
          <w:r>
            <w:t>39.</w:t>
          </w:r>
          <w:r>
            <w:tab/>
          </w:r>
          <w:bookmarkStart w:id="253" w:name="_CTVL00167f827cc9ed34ad4a59d09faceb07820"/>
          <w:proofErr w:type="spellStart"/>
          <w:r>
            <w:t>Гадомский</w:t>
          </w:r>
          <w:proofErr w:type="spellEnd"/>
          <w:r>
            <w:t xml:space="preserve">, С.Я. Изучение </w:t>
          </w:r>
          <w:proofErr w:type="spellStart"/>
          <w:r>
            <w:t>диспропорционирования</w:t>
          </w:r>
          <w:proofErr w:type="spellEnd"/>
          <w:r>
            <w:t xml:space="preserve"> </w:t>
          </w:r>
          <w:proofErr w:type="spellStart"/>
          <w:r>
            <w:t>семихинонных</w:t>
          </w:r>
          <w:proofErr w:type="spellEnd"/>
          <w:r>
            <w:t xml:space="preserve"> радикалов по нестационарной кинетике цепных реакций </w:t>
          </w:r>
          <w:proofErr w:type="spellStart"/>
          <w:r>
            <w:t>хинониминов</w:t>
          </w:r>
          <w:proofErr w:type="spellEnd"/>
          <w:r>
            <w:t xml:space="preserve"> с гидрохинонами / С.Я. </w:t>
          </w:r>
          <w:proofErr w:type="spellStart"/>
          <w:r>
            <w:t>Гадомский</w:t>
          </w:r>
          <w:proofErr w:type="spellEnd"/>
          <w:r>
            <w:t>. – </w:t>
          </w:r>
          <w:proofErr w:type="spellStart"/>
          <w:r>
            <w:t>Инситут</w:t>
          </w:r>
          <w:proofErr w:type="spellEnd"/>
          <w:r>
            <w:t xml:space="preserve"> проблем хим. физики РАН, 2010.</w:t>
          </w:r>
        </w:p>
        <w:bookmarkEnd w:id="253"/>
        <w:p w14:paraId="027C6C51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40.</w:t>
          </w:r>
          <w:r w:rsidRPr="00983B76">
            <w:rPr>
              <w:lang w:val="en-US"/>
            </w:rPr>
            <w:tab/>
          </w:r>
          <w:bookmarkStart w:id="254" w:name="_CTVL001e168b0b1a54a4626bcfb86f5335c7022"/>
          <w:r w:rsidRPr="00983B76">
            <w:rPr>
              <w:lang w:val="en-US"/>
            </w:rPr>
            <w:t xml:space="preserve">Kinetics of Radical Reactions between Methyl, Acetyl and </w:t>
          </w:r>
          <w:proofErr w:type="spellStart"/>
          <w:r w:rsidRPr="00983B76">
            <w:rPr>
              <w:lang w:val="en-US"/>
            </w:rPr>
            <w:t>Dimethylamino</w:t>
          </w:r>
          <w:proofErr w:type="spellEnd"/>
          <w:r w:rsidRPr="00983B76">
            <w:rPr>
              <w:lang w:val="en-US"/>
            </w:rPr>
            <w:t xml:space="preserve"> Radicals Formed in the Flash Photolysis of </w:t>
          </w:r>
          <w:proofErr w:type="gramStart"/>
          <w:r w:rsidRPr="00983B76">
            <w:rPr>
              <w:lang w:val="en-US"/>
            </w:rPr>
            <w:t>N,N</w:t>
          </w:r>
          <w:proofErr w:type="gramEnd"/>
          <w:r w:rsidRPr="00983B76">
            <w:rPr>
              <w:lang w:val="en-US"/>
            </w:rPr>
            <w:t xml:space="preserve">-Dimethylacetamide in the Gas Phase / J. </w:t>
          </w:r>
          <w:proofErr w:type="spellStart"/>
          <w:r w:rsidRPr="00983B76">
            <w:rPr>
              <w:lang w:val="en-US"/>
            </w:rPr>
            <w:t>Seetula</w:t>
          </w:r>
          <w:proofErr w:type="spellEnd"/>
          <w:r w:rsidRPr="00983B76">
            <w:rPr>
              <w:lang w:val="en-US"/>
            </w:rPr>
            <w:t xml:space="preserve">, K. </w:t>
          </w:r>
          <w:proofErr w:type="spellStart"/>
          <w:r w:rsidRPr="00983B76">
            <w:rPr>
              <w:lang w:val="en-US"/>
            </w:rPr>
            <w:t>Blomqvist</w:t>
          </w:r>
          <w:proofErr w:type="spellEnd"/>
          <w:r w:rsidRPr="00983B76">
            <w:rPr>
              <w:lang w:val="en-US"/>
            </w:rPr>
            <w:t xml:space="preserve">, K. </w:t>
          </w:r>
          <w:proofErr w:type="spellStart"/>
          <w:r w:rsidRPr="00983B76">
            <w:rPr>
              <w:lang w:val="en-US"/>
            </w:rPr>
            <w:t>Kalliorinne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 xml:space="preserve">.] // Acta </w:t>
          </w:r>
          <w:proofErr w:type="spellStart"/>
          <w:r w:rsidRPr="00983B76">
            <w:rPr>
              <w:lang w:val="en-US"/>
            </w:rPr>
            <w:t>Chemica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Scandinavica</w:t>
          </w:r>
          <w:proofErr w:type="spellEnd"/>
          <w:r w:rsidRPr="00983B76">
            <w:rPr>
              <w:lang w:val="en-US"/>
            </w:rPr>
            <w:t>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254"/>
        <w:p w14:paraId="7A541585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41.</w:t>
          </w:r>
          <w:r w:rsidRPr="00983B76">
            <w:rPr>
              <w:lang w:val="en-US"/>
            </w:rPr>
            <w:tab/>
          </w:r>
          <w:bookmarkStart w:id="255" w:name="_CTVL0013f569039d7574f2699fd98e7895d2420"/>
          <w:r w:rsidRPr="00983B76">
            <w:rPr>
              <w:lang w:val="en-US"/>
            </w:rPr>
            <w:t xml:space="preserve">Photolytic </w:t>
          </w:r>
          <w:proofErr w:type="spellStart"/>
          <w:r w:rsidRPr="00983B76">
            <w:rPr>
              <w:lang w:val="en-US"/>
            </w:rPr>
            <w:t>decarbonylation</w:t>
          </w:r>
          <w:proofErr w:type="spellEnd"/>
          <w:r w:rsidRPr="00983B76">
            <w:rPr>
              <w:lang w:val="en-US"/>
            </w:rPr>
            <w:t xml:space="preserve"> of o-benzoquinones / M.P. </w:t>
          </w:r>
          <w:proofErr w:type="spellStart"/>
          <w:r w:rsidRPr="00983B76">
            <w:rPr>
              <w:lang w:val="en-US"/>
            </w:rPr>
            <w:t>Shurygina</w:t>
          </w:r>
          <w:proofErr w:type="spellEnd"/>
          <w:r w:rsidRPr="00983B76">
            <w:rPr>
              <w:lang w:val="en-US"/>
            </w:rPr>
            <w:t xml:space="preserve">, Y. </w:t>
          </w:r>
          <w:proofErr w:type="spellStart"/>
          <w:r w:rsidRPr="00983B76">
            <w:rPr>
              <w:lang w:val="en-US"/>
            </w:rPr>
            <w:t>Kurskii</w:t>
          </w:r>
          <w:proofErr w:type="spellEnd"/>
          <w:r w:rsidRPr="00983B76">
            <w:rPr>
              <w:lang w:val="en-US"/>
            </w:rPr>
            <w:t xml:space="preserve">, N.O. </w:t>
          </w:r>
          <w:proofErr w:type="spellStart"/>
          <w:r w:rsidRPr="00983B76">
            <w:rPr>
              <w:lang w:val="en-US"/>
            </w:rPr>
            <w:t>Druzhkov</w:t>
          </w:r>
          <w:proofErr w:type="spellEnd"/>
          <w:r w:rsidRPr="00983B76">
            <w:rPr>
              <w:lang w:val="en-US"/>
            </w:rPr>
            <w:t xml:space="preserve"> [</w:t>
          </w:r>
          <w:r>
            <w:t>и</w:t>
          </w:r>
          <w:r w:rsidRPr="00983B76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255"/>
        <w:p w14:paraId="06CA9512" w14:textId="77777777" w:rsidR="006B5F86" w:rsidRDefault="006B5F86" w:rsidP="006B5F86">
          <w:pPr>
            <w:pStyle w:val="CitaviBibliographyEntry"/>
          </w:pPr>
          <w:r>
            <w:t>42.</w:t>
          </w:r>
          <w:r>
            <w:tab/>
          </w:r>
          <w:bookmarkStart w:id="256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256"/>
        <w:p w14:paraId="24C5806C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43.</w:t>
          </w:r>
          <w:r w:rsidRPr="00983B76">
            <w:rPr>
              <w:lang w:val="en-US"/>
            </w:rPr>
            <w:tab/>
          </w:r>
          <w:bookmarkStart w:id="257" w:name="_CTVL0016c830ab137f4475baf959fab7653f87a"/>
          <w:proofErr w:type="spellStart"/>
          <w:r w:rsidRPr="00983B76">
            <w:rPr>
              <w:lang w:val="en-US"/>
            </w:rPr>
            <w:t>Moad</w:t>
          </w:r>
          <w:proofErr w:type="spellEnd"/>
          <w:r w:rsidRPr="00983B76">
            <w:rPr>
              <w:lang w:val="en-US"/>
            </w:rPr>
            <w:t xml:space="preserve">, G. The chemistry of radical polymerization / G. </w:t>
          </w:r>
          <w:proofErr w:type="spellStart"/>
          <w:r w:rsidRPr="00983B76">
            <w:rPr>
              <w:lang w:val="en-US"/>
            </w:rPr>
            <w:t>Moad</w:t>
          </w:r>
          <w:proofErr w:type="spellEnd"/>
          <w:r w:rsidRPr="00983B76">
            <w:rPr>
              <w:lang w:val="en-US"/>
            </w:rPr>
            <w:t>, D.H. Solomon. – Amsterdam, Boston: Elsevier, 2006. – xxvi, 639.</w:t>
          </w:r>
        </w:p>
        <w:bookmarkEnd w:id="257"/>
        <w:p w14:paraId="47DC8181" w14:textId="77777777" w:rsidR="006B5F86" w:rsidRDefault="006B5F86" w:rsidP="006B5F86">
          <w:pPr>
            <w:pStyle w:val="CitaviBibliographyEntry"/>
          </w:pPr>
          <w:r>
            <w:t>44.</w:t>
          </w:r>
          <w:r>
            <w:tab/>
          </w:r>
          <w:bookmarkStart w:id="258" w:name="_CTVL001fdefa86713354b5cbb09a67222a435e7"/>
          <w:r>
            <w:t xml:space="preserve">Сутягин, В.М. Химия и физика полимеров / В.М. Сутягин, Л.И. </w:t>
          </w:r>
          <w:proofErr w:type="spellStart"/>
          <w:r>
            <w:t>Бондалетова</w:t>
          </w:r>
          <w:proofErr w:type="spellEnd"/>
          <w:r>
            <w:t>. – Томск, 2003.</w:t>
          </w:r>
        </w:p>
        <w:bookmarkEnd w:id="258"/>
        <w:p w14:paraId="71611CA2" w14:textId="77777777" w:rsidR="006B5F86" w:rsidRDefault="006B5F86" w:rsidP="006B5F86">
          <w:pPr>
            <w:pStyle w:val="CitaviBibliographyEntry"/>
          </w:pPr>
          <w:r>
            <w:t>45.</w:t>
          </w:r>
          <w:r>
            <w:tab/>
          </w:r>
          <w:bookmarkStart w:id="259" w:name="_CTVL001cc9a1948cb1b469e8f570cd19d87d6d4"/>
          <w:r>
            <w:t>Киреев В.В. Высокомолекулярные соединения / Киреев В.В., 1992.</w:t>
          </w:r>
        </w:p>
        <w:bookmarkEnd w:id="259"/>
        <w:p w14:paraId="35946CD6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260" w:name="_CTVL00159c14e423e734007b7d215404832d91e"/>
          <w:proofErr w:type="spellStart"/>
          <w:r w:rsidRPr="00983B76">
            <w:rPr>
              <w:lang w:val="en-US"/>
            </w:rPr>
            <w:t>Kice</w:t>
          </w:r>
          <w:proofErr w:type="spellEnd"/>
          <w:r w:rsidRPr="00983B76">
            <w:rPr>
              <w:lang w:val="en-US"/>
            </w:rPr>
            <w:t xml:space="preserve">, J.L. Inhibition of Polymerization. I. Methyl Methacrylate * / J.L. </w:t>
          </w:r>
          <w:proofErr w:type="spellStart"/>
          <w:r w:rsidRPr="00983B76">
            <w:rPr>
              <w:lang w:val="en-US"/>
            </w:rPr>
            <w:t>Kice</w:t>
          </w:r>
          <w:proofErr w:type="spellEnd"/>
          <w:r w:rsidRPr="00983B76">
            <w:rPr>
              <w:lang w:val="en-US"/>
            </w:rPr>
            <w:t xml:space="preserve">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260"/>
        <w:p w14:paraId="1A201C7F" w14:textId="77777777" w:rsidR="006B5F86" w:rsidRDefault="006B5F86" w:rsidP="006B5F86">
          <w:pPr>
            <w:pStyle w:val="CitaviBibliographyEntry"/>
          </w:pPr>
          <w:r>
            <w:t>47.</w:t>
          </w:r>
          <w:r>
            <w:tab/>
          </w:r>
          <w:bookmarkStart w:id="261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61"/>
        <w:p w14:paraId="5CF1E3F1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262" w:name="_CTVL001abc0ac456e3c429f9dbc45ff8bde9b4b"/>
          <w:r w:rsidRPr="00983B76">
            <w:rPr>
              <w:lang w:val="en-US"/>
            </w:rPr>
            <w:t xml:space="preserve">Elias, H.-G. </w:t>
          </w:r>
          <w:proofErr w:type="spellStart"/>
          <w:r w:rsidRPr="00983B76">
            <w:rPr>
              <w:lang w:val="en-US"/>
            </w:rPr>
            <w:t>Makromoleküle</w:t>
          </w:r>
          <w:proofErr w:type="spellEnd"/>
          <w:r w:rsidRPr="00983B76">
            <w:rPr>
              <w:lang w:val="en-US"/>
            </w:rPr>
            <w:t xml:space="preserve"> / H.-G. Elias. – Weinheim, Chichester: Wiley-VCH, 1999-2003. – 4 volumes.</w:t>
          </w:r>
        </w:p>
        <w:bookmarkEnd w:id="262"/>
        <w:p w14:paraId="46C26A0B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263" w:name="_CTVL001f3c47a0aa1c04419ab440bd2596d520a"/>
          <w:proofErr w:type="spellStart"/>
          <w:r w:rsidRPr="00983B76">
            <w:rPr>
              <w:lang w:val="en-US"/>
            </w:rPr>
            <w:t>Matyjaszewski</w:t>
          </w:r>
          <w:proofErr w:type="spellEnd"/>
          <w:r w:rsidRPr="00983B76">
            <w:rPr>
              <w:lang w:val="en-US"/>
            </w:rPr>
            <w:t xml:space="preserve">, K. Handbook of radical polymerization / K. </w:t>
          </w:r>
          <w:proofErr w:type="spellStart"/>
          <w:r w:rsidRPr="00983B76">
            <w:rPr>
              <w:lang w:val="en-US"/>
            </w:rPr>
            <w:t>Matyjaszewski</w:t>
          </w:r>
          <w:proofErr w:type="spellEnd"/>
          <w:r w:rsidRPr="00983B76">
            <w:rPr>
              <w:lang w:val="en-US"/>
            </w:rPr>
            <w:t>, T.P. Davis. – Hoboken, N.J: Wiley-</w:t>
          </w:r>
          <w:proofErr w:type="spellStart"/>
          <w:r w:rsidRPr="00983B76">
            <w:rPr>
              <w:lang w:val="en-US"/>
            </w:rPr>
            <w:t>Interscience</w:t>
          </w:r>
          <w:proofErr w:type="spellEnd"/>
          <w:r w:rsidRPr="00983B76">
            <w:rPr>
              <w:lang w:val="en-US"/>
            </w:rPr>
            <w:t>, 2010. – 920 c.</w:t>
          </w:r>
        </w:p>
        <w:bookmarkEnd w:id="263"/>
        <w:p w14:paraId="2B6B0B81" w14:textId="77777777" w:rsidR="006B5F86" w:rsidRDefault="006B5F86" w:rsidP="006B5F86">
          <w:pPr>
            <w:pStyle w:val="CitaviBibliographyEntry"/>
          </w:pPr>
          <w:r>
            <w:t>50.</w:t>
          </w:r>
          <w:r>
            <w:tab/>
          </w:r>
          <w:bookmarkStart w:id="264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64"/>
        <w:p w14:paraId="44A50FBB" w14:textId="77777777" w:rsidR="006B5F86" w:rsidRDefault="006B5F86" w:rsidP="006B5F86">
          <w:pPr>
            <w:pStyle w:val="CitaviBibliographyEntry"/>
          </w:pPr>
          <w:r>
            <w:t>51.</w:t>
          </w:r>
          <w:r>
            <w:tab/>
          </w:r>
          <w:bookmarkStart w:id="265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265"/>
        <w:p w14:paraId="0B5957CC" w14:textId="77777777" w:rsidR="006B5F86" w:rsidRDefault="006B5F86" w:rsidP="006B5F86">
          <w:pPr>
            <w:pStyle w:val="CitaviBibliographyEntry"/>
          </w:pPr>
          <w:r>
            <w:t>52.</w:t>
          </w:r>
          <w:r>
            <w:tab/>
          </w:r>
          <w:bookmarkStart w:id="266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266"/>
        <w:p w14:paraId="7D89DEEF" w14:textId="77777777" w:rsidR="006B5F86" w:rsidRDefault="006B5F86" w:rsidP="006B5F86">
          <w:pPr>
            <w:pStyle w:val="CitaviBibliographyEntry"/>
          </w:pPr>
          <w:r>
            <w:t>53.</w:t>
          </w:r>
          <w:r>
            <w:tab/>
          </w:r>
          <w:bookmarkStart w:id="267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267"/>
        <w:p w14:paraId="2D3A6F03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268" w:name="_CTVL0017c21c809c7b34edbbeb1dbcde00a753a"/>
          <w:r w:rsidRPr="00983B76">
            <w:rPr>
              <w:lang w:val="en-US"/>
            </w:rPr>
            <w:t xml:space="preserve">Fehlberg, E. </w:t>
          </w:r>
          <w:proofErr w:type="spellStart"/>
          <w:r w:rsidRPr="00983B76">
            <w:rPr>
              <w:lang w:val="en-US"/>
            </w:rPr>
            <w:t>Klassische</w:t>
          </w:r>
          <w:proofErr w:type="spellEnd"/>
          <w:r w:rsidRPr="00983B76">
            <w:rPr>
              <w:lang w:val="en-US"/>
            </w:rPr>
            <w:t xml:space="preserve"> Runge-</w:t>
          </w:r>
          <w:proofErr w:type="spellStart"/>
          <w:r w:rsidRPr="00983B76">
            <w:rPr>
              <w:lang w:val="en-US"/>
            </w:rPr>
            <w:t>Kutta</w:t>
          </w:r>
          <w:proofErr w:type="spellEnd"/>
          <w:r w:rsidRPr="00983B76">
            <w:rPr>
              <w:lang w:val="en-US"/>
            </w:rPr>
            <w:t>-</w:t>
          </w:r>
          <w:proofErr w:type="spellStart"/>
          <w:r w:rsidRPr="00983B76">
            <w:rPr>
              <w:lang w:val="en-US"/>
            </w:rPr>
            <w:t>Formeln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vierter</w:t>
          </w:r>
          <w:proofErr w:type="spellEnd"/>
          <w:r w:rsidRPr="00983B76">
            <w:rPr>
              <w:lang w:val="en-US"/>
            </w:rPr>
            <w:t xml:space="preserve"> und </w:t>
          </w:r>
          <w:proofErr w:type="spellStart"/>
          <w:r w:rsidRPr="00983B76">
            <w:rPr>
              <w:lang w:val="en-US"/>
            </w:rPr>
            <w:t>niedrigerer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Ordnung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mit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Schrittweiten-Kontrolle</w:t>
          </w:r>
          <w:proofErr w:type="spellEnd"/>
          <w:r w:rsidRPr="00983B76">
            <w:rPr>
              <w:lang w:val="en-US"/>
            </w:rPr>
            <w:t xml:space="preserve"> und </w:t>
          </w:r>
          <w:proofErr w:type="spellStart"/>
          <w:r w:rsidRPr="00983B76">
            <w:rPr>
              <w:lang w:val="en-US"/>
            </w:rPr>
            <w:t>ihre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Anwendung</w:t>
          </w:r>
          <w:proofErr w:type="spellEnd"/>
          <w:r w:rsidRPr="00983B76">
            <w:rPr>
              <w:lang w:val="en-US"/>
            </w:rPr>
            <w:t xml:space="preserve"> auf </w:t>
          </w:r>
          <w:proofErr w:type="spellStart"/>
          <w:r w:rsidRPr="00983B76">
            <w:rPr>
              <w:lang w:val="en-US"/>
            </w:rPr>
            <w:t>Wärmeleitungsprobleme</w:t>
          </w:r>
          <w:proofErr w:type="spellEnd"/>
          <w:r w:rsidRPr="00983B76">
            <w:rPr>
              <w:lang w:val="en-US"/>
            </w:rPr>
            <w:t xml:space="preserve"> / E. Fehlberg: National aeronautics and space administration, 1970.</w:t>
          </w:r>
        </w:p>
        <w:bookmarkEnd w:id="268"/>
        <w:p w14:paraId="35C1870E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269" w:name="_CTVL001ab6d0e4e9680468b8aaf80297df161cd"/>
          <w:proofErr w:type="spellStart"/>
          <w:r w:rsidRPr="00983B76">
            <w:rPr>
              <w:lang w:val="en-US"/>
            </w:rPr>
            <w:t>Hedayati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Nasab</w:t>
          </w:r>
          <w:proofErr w:type="spellEnd"/>
          <w:r w:rsidRPr="00983B76">
            <w:rPr>
              <w:lang w:val="en-US"/>
            </w:rPr>
            <w:t>, S. Third-order Paired Explicit Runge-</w:t>
          </w:r>
          <w:proofErr w:type="spellStart"/>
          <w:r w:rsidRPr="00983B76">
            <w:rPr>
              <w:lang w:val="en-US"/>
            </w:rPr>
            <w:t>Kutta</w:t>
          </w:r>
          <w:proofErr w:type="spellEnd"/>
          <w:r w:rsidRPr="00983B76">
            <w:rPr>
              <w:lang w:val="en-US"/>
            </w:rPr>
            <w:t xml:space="preserve"> schemes for stiff systems of equations / S. </w:t>
          </w:r>
          <w:proofErr w:type="spellStart"/>
          <w:r w:rsidRPr="00983B76">
            <w:rPr>
              <w:lang w:val="en-US"/>
            </w:rPr>
            <w:t>Hedayati</w:t>
          </w:r>
          <w:proofErr w:type="spellEnd"/>
          <w:r w:rsidRPr="00983B76">
            <w:rPr>
              <w:lang w:val="en-US"/>
            </w:rPr>
            <w:t xml:space="preserve"> </w:t>
          </w:r>
          <w:proofErr w:type="spellStart"/>
          <w:r w:rsidRPr="00983B76">
            <w:rPr>
              <w:lang w:val="en-US"/>
            </w:rPr>
            <w:t>Nasab</w:t>
          </w:r>
          <w:proofErr w:type="spellEnd"/>
          <w:r w:rsidRPr="00983B76">
            <w:rPr>
              <w:lang w:val="en-US"/>
            </w:rPr>
            <w:t xml:space="preserve">, B.C. </w:t>
          </w:r>
          <w:proofErr w:type="spellStart"/>
          <w:r w:rsidRPr="00983B76">
            <w:rPr>
              <w:lang w:val="en-US"/>
            </w:rPr>
            <w:t>Vermeire</w:t>
          </w:r>
          <w:proofErr w:type="spellEnd"/>
          <w:r w:rsidRPr="00983B76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269"/>
        <w:p w14:paraId="5C66EA11" w14:textId="77777777" w:rsidR="006B5F86" w:rsidRDefault="006B5F86" w:rsidP="006B5F86">
          <w:pPr>
            <w:pStyle w:val="CitaviBibliographyEntry"/>
          </w:pPr>
          <w:r>
            <w:t>56.</w:t>
          </w:r>
          <w:r>
            <w:tab/>
          </w:r>
          <w:bookmarkStart w:id="270" w:name="_CTVL001b8e617d172154c57b8a7b19c423de974"/>
          <w:proofErr w:type="spellStart"/>
          <w:r>
            <w:t>Квон</w:t>
          </w:r>
          <w:proofErr w:type="spellEnd"/>
          <w:r>
            <w:t xml:space="preserve">, О.Б. Неявные методы типа Рунге-Кутта для функционально-дифференциальных уравнений / О.Б. </w:t>
          </w:r>
          <w:proofErr w:type="spellStart"/>
          <w:r>
            <w:t>Квон</w:t>
          </w:r>
          <w:proofErr w:type="spellEnd"/>
          <w:r>
            <w:t>, В.Г. Пименов, 1997.</w:t>
          </w:r>
        </w:p>
        <w:bookmarkEnd w:id="270"/>
        <w:p w14:paraId="732E810A" w14:textId="77777777" w:rsidR="006B5F86" w:rsidRDefault="006B5F86" w:rsidP="006B5F86">
          <w:pPr>
            <w:pStyle w:val="CitaviBibliographyEntry"/>
          </w:pPr>
          <w:r>
            <w:t>57.</w:t>
          </w:r>
          <w:r>
            <w:tab/>
          </w:r>
          <w:bookmarkStart w:id="271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271"/>
        <w:p w14:paraId="5A1947EE" w14:textId="77777777" w:rsidR="006B5F86" w:rsidRDefault="006B5F86" w:rsidP="006B5F86">
          <w:pPr>
            <w:pStyle w:val="CitaviBibliographyEntry"/>
          </w:pPr>
          <w:r>
            <w:lastRenderedPageBreak/>
            <w:t>58.</w:t>
          </w:r>
          <w:r>
            <w:tab/>
          </w:r>
          <w:bookmarkStart w:id="272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272"/>
        <w:p w14:paraId="16E95380" w14:textId="77777777" w:rsidR="006B5F86" w:rsidRDefault="006B5F86" w:rsidP="006B5F86">
          <w:pPr>
            <w:pStyle w:val="CitaviBibliographyEntry"/>
          </w:pPr>
          <w:r>
            <w:t>59.</w:t>
          </w:r>
          <w:r>
            <w:tab/>
          </w:r>
          <w:bookmarkStart w:id="273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73"/>
        <w:p w14:paraId="10350768" w14:textId="77777777" w:rsidR="006B5F86" w:rsidRDefault="006B5F86" w:rsidP="006B5F86">
          <w:pPr>
            <w:pStyle w:val="CitaviBibliographyEntry"/>
          </w:pPr>
          <w:r>
            <w:t>60.</w:t>
          </w:r>
          <w:r>
            <w:tab/>
          </w:r>
          <w:bookmarkStart w:id="274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74"/>
        <w:p w14:paraId="5D69D335" w14:textId="77777777" w:rsidR="006B5F86" w:rsidRDefault="006B5F86" w:rsidP="006B5F86">
          <w:pPr>
            <w:pStyle w:val="CitaviBibliographyEntry"/>
          </w:pPr>
          <w:r>
            <w:t>61.</w:t>
          </w:r>
          <w:r>
            <w:tab/>
          </w:r>
          <w:bookmarkStart w:id="275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275"/>
        <w:p w14:paraId="3FD87B76" w14:textId="77777777" w:rsidR="006B5F86" w:rsidRDefault="006B5F86" w:rsidP="006B5F86">
          <w:pPr>
            <w:pStyle w:val="CitaviBibliographyEntry"/>
          </w:pPr>
          <w:r>
            <w:t>62.</w:t>
          </w:r>
          <w:r>
            <w:tab/>
          </w:r>
          <w:bookmarkStart w:id="276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276"/>
        <w:p w14:paraId="6F052439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63.</w:t>
          </w:r>
          <w:r w:rsidRPr="00983B76">
            <w:rPr>
              <w:lang w:val="en-US"/>
            </w:rPr>
            <w:tab/>
          </w:r>
          <w:bookmarkStart w:id="277" w:name="_CTVL0010b56564199754e62bb0829457e16fdf2"/>
          <w:r w:rsidRPr="00983B76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983B76">
            <w:rPr>
              <w:lang w:val="en-US"/>
            </w:rPr>
            <w:t>Erisman</w:t>
          </w:r>
          <w:proofErr w:type="spellEnd"/>
          <w:r w:rsidRPr="00983B76">
            <w:rPr>
              <w:lang w:val="en-US"/>
            </w:rPr>
            <w:t>, J.K. Reid. – Oxford: Oxford University Press, 2017.</w:t>
          </w:r>
        </w:p>
        <w:bookmarkEnd w:id="277"/>
        <w:p w14:paraId="334B8E0D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78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78"/>
        <w:p w14:paraId="74955F90" w14:textId="77777777" w:rsidR="006B5F86" w:rsidRPr="00983B76" w:rsidRDefault="006B5F86" w:rsidP="006B5F8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79" w:name="_CTVL00123786719e4e74060a52dd6d5a04bbf83"/>
          <w:r w:rsidRPr="00983B76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983B76">
            <w:rPr>
              <w:lang w:val="en-US"/>
            </w:rPr>
            <w:t>Gärtner</w:t>
          </w:r>
          <w:proofErr w:type="spellEnd"/>
          <w:r w:rsidRPr="00983B76">
            <w:rPr>
              <w:lang w:val="en-US"/>
            </w:rPr>
            <w:t xml:space="preserve">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79"/>
        <w:p w14:paraId="21800529" w14:textId="77777777" w:rsidR="006B5F86" w:rsidRPr="006B5F86" w:rsidRDefault="006B5F86" w:rsidP="006B5F86">
          <w:pPr>
            <w:pStyle w:val="CitaviBibliographyEntry"/>
            <w:rPr>
              <w:rFonts w:asciiTheme="minorHAnsi" w:eastAsia="SimSun" w:hAnsiTheme="minorHAnsi" w:cstheme="minorBidi"/>
              <w:color w:val="auto"/>
              <w:sz w:val="22"/>
              <w:lang w:val="en-US" w:eastAsia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80" w:name="_CTVL0011ed0dec2a5e6408bb3deafe782c9dea5"/>
          <w:r w:rsidRPr="00983B76">
            <w:rPr>
              <w:lang w:val="en-US"/>
            </w:rPr>
            <w:t xml:space="preserve">Intel. </w:t>
          </w:r>
          <w:proofErr w:type="spellStart"/>
          <w:r w:rsidRPr="00983B76">
            <w:rPr>
              <w:lang w:val="en-US"/>
            </w:rPr>
            <w:t>oneMKL</w:t>
          </w:r>
          <w:proofErr w:type="spellEnd"/>
          <w:r w:rsidRPr="00983B76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280"/>
          <w:r w:rsidRPr="00983B76">
            <w:rPr>
              <w:lang w:val="en-US"/>
            </w:rPr>
            <w:t>.</w:t>
          </w:r>
          <w:r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81" w:name="_Toc167708196"/>
      <w:bookmarkStart w:id="282" w:name="_Toc167710100"/>
      <w:r>
        <w:lastRenderedPageBreak/>
        <w:t>Приложения</w:t>
      </w:r>
      <w:bookmarkEnd w:id="281"/>
      <w:bookmarkEnd w:id="282"/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bookmarkStart w:id="283" w:name="_Toc167708197"/>
      <w:bookmarkStart w:id="284" w:name="_Toc167710101"/>
      <w:r>
        <w:t>Численное решение системы обыкновенных дифференциальных уравнений</w:t>
      </w:r>
      <w:bookmarkEnd w:id="283"/>
      <w:bookmarkEnd w:id="284"/>
    </w:p>
    <w:p w14:paraId="4BF9BB87" w14:textId="77777777" w:rsidR="00901DB2" w:rsidRDefault="00901DB2" w:rsidP="001830AD">
      <w:pPr>
        <w:pStyle w:val="31"/>
      </w:pPr>
      <w:bookmarkStart w:id="285" w:name="_Toc136296706"/>
      <w:bookmarkStart w:id="286" w:name="_Toc167708198"/>
      <w:bookmarkStart w:id="287" w:name="_Toc167710102"/>
      <w:r w:rsidRPr="00644CFE">
        <w:t>Формирование</w:t>
      </w:r>
      <w:r>
        <w:t xml:space="preserve"> системы</w:t>
      </w:r>
      <w:bookmarkEnd w:id="285"/>
      <w:bookmarkEnd w:id="286"/>
      <w:bookmarkEnd w:id="287"/>
    </w:p>
    <w:p w14:paraId="469C10FF" w14:textId="77777777" w:rsidR="00901DB2" w:rsidRDefault="00901DB2" w:rsidP="001830AD">
      <w:pPr>
        <w:pStyle w:val="a3"/>
      </w:pPr>
      <w:bookmarkStart w:id="288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3A272B4B" w:rsidR="00901DB2" w:rsidRDefault="00901DB2" w:rsidP="001830AD">
            <w:pPr>
              <w:pStyle w:val="a3"/>
            </w:pPr>
            <w:bookmarkStart w:id="289" w:name="_Ref166017772"/>
            <w:r>
              <w:t>(</w:t>
            </w:r>
            <w:fldSimple w:instr=" SEQ Формула \*ARABIC ">
              <w:r w:rsidR="008954EF">
                <w:rPr>
                  <w:noProof/>
                </w:rPr>
                <w:t>26</w:t>
              </w:r>
            </w:fldSimple>
            <w:r>
              <w:t>)</w:t>
            </w:r>
            <w:bookmarkEnd w:id="289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8B6EE8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8B6EE8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1A9DAE0E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27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8B6EE8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299E011F" w:rsidR="00901DB2" w:rsidRDefault="00901DB2" w:rsidP="001830AD">
            <w:pPr>
              <w:pStyle w:val="a3"/>
            </w:pPr>
            <w:bookmarkStart w:id="290" w:name="_Ref166028652"/>
            <w:r>
              <w:t>(</w:t>
            </w:r>
            <w:fldSimple w:instr=" SEQ Формула \*ARABIC ">
              <w:r w:rsidR="008954EF">
                <w:rPr>
                  <w:noProof/>
                </w:rPr>
                <w:t>28</w:t>
              </w:r>
            </w:fldSimple>
            <w:r>
              <w:t>)</w:t>
            </w:r>
            <w:bookmarkEnd w:id="290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8B6EE8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8B6EE8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291" w:name="_Toc136296707"/>
      <w:bookmarkStart w:id="292" w:name="_Toc167708199"/>
      <w:bookmarkStart w:id="293" w:name="_Toc167710103"/>
      <w:bookmarkEnd w:id="288"/>
      <w:r>
        <w:t>Дискретизация по времени</w:t>
      </w:r>
      <w:bookmarkEnd w:id="291"/>
      <w:bookmarkEnd w:id="292"/>
      <w:bookmarkEnd w:id="293"/>
    </w:p>
    <w:p w14:paraId="710A91B0" w14:textId="77777777" w:rsidR="00901DB2" w:rsidRDefault="00901DB2" w:rsidP="001830AD">
      <w:pPr>
        <w:pStyle w:val="a3"/>
      </w:pPr>
      <w:bookmarkStart w:id="294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383F1CA9" w:rsidR="00901DB2" w:rsidRDefault="00901DB2" w:rsidP="001830AD">
            <w:pPr>
              <w:pStyle w:val="a3"/>
            </w:pPr>
            <w:bookmarkStart w:id="295" w:name="_Ref134637239"/>
            <w:r>
              <w:t>(</w:t>
            </w:r>
            <w:fldSimple w:instr=" SEQ Формула \*ARABIC ">
              <w:r w:rsidR="008954EF">
                <w:rPr>
                  <w:noProof/>
                </w:rPr>
                <w:t>29</w:t>
              </w:r>
            </w:fldSimple>
            <w:r>
              <w:t>)</w:t>
            </w:r>
            <w:bookmarkEnd w:id="295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8B6EE8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18D0E85C" w:rsidR="00901DB2" w:rsidRDefault="00901DB2" w:rsidP="001830AD">
            <w:pPr>
              <w:pStyle w:val="a3"/>
            </w:pPr>
            <w:bookmarkStart w:id="296" w:name="_Ref134637241"/>
            <w:r>
              <w:t>(</w:t>
            </w:r>
            <w:fldSimple w:instr=" SEQ Формула \*ARABIC ">
              <w:r w:rsidR="008954EF">
                <w:rPr>
                  <w:noProof/>
                </w:rPr>
                <w:t>30</w:t>
              </w:r>
            </w:fldSimple>
            <w:r>
              <w:t>)</w:t>
            </w:r>
            <w:bookmarkEnd w:id="296"/>
          </w:p>
        </w:tc>
      </w:tr>
    </w:tbl>
    <w:p w14:paraId="42552866" w14:textId="77777777" w:rsidR="00901DB2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>является нижнетреугольной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>Коэффициенты метода задаются таблицей Бутчера</w:t>
      </w:r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8B6EE8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15BFEE37" w:rsidR="00901DB2" w:rsidRDefault="00901DB2" w:rsidP="001830AD">
            <w:pPr>
              <w:pStyle w:val="a3"/>
            </w:pPr>
            <w:bookmarkStart w:id="297" w:name="_Ref166460680"/>
            <w:r>
              <w:t>(</w:t>
            </w:r>
            <w:fldSimple w:instr=" SEQ Формула \*ARABIC ">
              <w:r w:rsidR="008954EF">
                <w:rPr>
                  <w:noProof/>
                </w:rPr>
                <w:t>31</w:t>
              </w:r>
            </w:fldSimple>
            <w:r>
              <w:t>)</w:t>
            </w:r>
            <w:bookmarkEnd w:id="297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98" w:name="_Hlk134744698"/>
      <w:bookmarkEnd w:id="294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3193804D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954EF">
        <w:t>(</w:t>
      </w:r>
      <w:r w:rsidR="008954EF">
        <w:rPr>
          <w:noProof/>
        </w:rPr>
        <w:t>29</w:t>
      </w:r>
      <w:r w:rsidR="008954EF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954EF">
        <w:t>(</w:t>
      </w:r>
      <w:r w:rsidR="008954EF">
        <w:rPr>
          <w:noProof/>
        </w:rPr>
        <w:t>30</w:t>
      </w:r>
      <w:r w:rsidR="008954EF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8B6EE8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5E0AF177" w:rsidR="00901DB2" w:rsidRDefault="00901DB2" w:rsidP="001830AD">
            <w:pPr>
              <w:pStyle w:val="a3"/>
            </w:pPr>
            <w:bookmarkStart w:id="299" w:name="_Ref166452995"/>
            <w:r>
              <w:t>(</w:t>
            </w:r>
            <w:fldSimple w:instr=" SEQ Формула \*ARABIC ">
              <w:r w:rsidR="008954EF">
                <w:rPr>
                  <w:noProof/>
                </w:rPr>
                <w:t>32</w:t>
              </w:r>
            </w:fldSimple>
            <w:bookmarkEnd w:id="299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300"/>
      <w:r w:rsidRPr="00A807B9">
        <w:t>вид</w:t>
      </w:r>
      <w:commentRangeEnd w:id="300"/>
      <w:r>
        <w:rPr>
          <w:rStyle w:val="af6"/>
          <w:rFonts w:eastAsia="SimSun" w:cstheme="minorBidi"/>
          <w:color w:val="auto"/>
          <w:lang w:eastAsia="en-US"/>
        </w:rPr>
        <w:commentReference w:id="300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8B6EE8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0EA3EAE7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8B6EE8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301" w:name="_Toc136296708"/>
      <w:bookmarkStart w:id="302" w:name="_Toc167708200"/>
      <w:bookmarkStart w:id="303" w:name="_Toc167710104"/>
      <w:bookmarkEnd w:id="298"/>
      <w:r>
        <w:t>Линеаризация системы и итерационное решение</w:t>
      </w:r>
      <w:bookmarkEnd w:id="301"/>
      <w:bookmarkEnd w:id="302"/>
      <w:bookmarkEnd w:id="303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 xml:space="preserve">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8B6EE8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59A7A1B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8954EF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8B6EE8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53209A64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8954EF">
                <w:rPr>
                  <w:noProof/>
                </w:rPr>
                <w:t>35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8B6EE8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2D01AA38" w:rsidR="00901DB2" w:rsidRDefault="00901DB2" w:rsidP="001830AD">
            <w:pPr>
              <w:pStyle w:val="a3"/>
            </w:pPr>
            <w:bookmarkStart w:id="304" w:name="_Ref166466904"/>
            <w:r>
              <w:t>(</w:t>
            </w:r>
            <w:fldSimple w:instr=" SEQ Формула \*ARABIC ">
              <w:r w:rsidR="008954EF">
                <w:rPr>
                  <w:noProof/>
                </w:rPr>
                <w:t>36</w:t>
              </w:r>
            </w:fldSimple>
            <w:r>
              <w:t>)</w:t>
            </w:r>
            <w:bookmarkEnd w:id="304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305" w:name="_Toc136296709"/>
      <w:bookmarkStart w:id="306" w:name="_Toc167708201"/>
      <w:bookmarkStart w:id="307" w:name="_Toc167710105"/>
      <w:r>
        <w:t>Решение СЛАУ</w:t>
      </w:r>
      <w:bookmarkEnd w:id="305"/>
      <w:bookmarkEnd w:id="306"/>
      <w:bookmarkEnd w:id="307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r>
        <w:t>пре</w:t>
      </w:r>
      <w:r w:rsidRPr="00936AF3">
        <w:t>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</w:t>
      </w:r>
      <w:r>
        <w:t>е</w:t>
      </w:r>
      <w:r w:rsidRPr="004516FC">
        <w:t xml:space="preserve">обуславливатель может быть левым или правым, в зависимости от того, с какой стороны он умножается на матрицу системы. Существуют разные виды преобуславливателей, например, диагональный, </w:t>
      </w:r>
      <w:r w:rsidRPr="004516FC">
        <w:lastRenderedPageBreak/>
        <w:t>неполный LU-разложения, многосеточный и др. Преобуславливание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8B7097">
      <w:footerReference w:type="default" r:id="rId90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2" w:author="STRANGER" w:date="2024-05-27T12:28:00Z" w:initials="S">
    <w:p w14:paraId="5998390F" w14:textId="2A817886" w:rsidR="008B6EE8" w:rsidRDefault="008B6EE8">
      <w:pPr>
        <w:pStyle w:val="af7"/>
      </w:pPr>
      <w:r>
        <w:rPr>
          <w:rStyle w:val="af6"/>
        </w:rPr>
        <w:annotationRef/>
      </w:r>
      <w:r>
        <w:t xml:space="preserve">Добавил </w:t>
      </w:r>
      <w:proofErr w:type="spellStart"/>
      <w:r>
        <w:t>примечаниек</w:t>
      </w:r>
      <w:proofErr w:type="spellEnd"/>
    </w:p>
  </w:comment>
  <w:comment w:id="93" w:author="STRANGER" w:date="2024-05-22T12:13:00Z" w:initials="S">
    <w:p w14:paraId="11060C64" w14:textId="7FDC67C5" w:rsidR="008B6EE8" w:rsidRDefault="008B6EE8">
      <w:pPr>
        <w:pStyle w:val="af7"/>
      </w:pPr>
      <w:r>
        <w:rPr>
          <w:rStyle w:val="af6"/>
        </w:rPr>
        <w:annotationRef/>
      </w:r>
      <w:r>
        <w:t xml:space="preserve">нужно </w:t>
      </w:r>
      <w:proofErr w:type="gramStart"/>
      <w:r>
        <w:t>что то</w:t>
      </w:r>
      <w:proofErr w:type="gramEnd"/>
      <w:r>
        <w:t xml:space="preserve"> еще писать про это?</w:t>
      </w:r>
    </w:p>
  </w:comment>
  <w:comment w:id="155" w:author="STRANGER" w:date="2024-05-27T13:13:00Z" w:initials="S">
    <w:p w14:paraId="767096D1" w14:textId="1900711E" w:rsidR="008B6EE8" w:rsidRDefault="008B6EE8">
      <w:pPr>
        <w:pStyle w:val="af7"/>
      </w:pPr>
      <w:r>
        <w:rPr>
          <w:rStyle w:val="af6"/>
        </w:rPr>
        <w:annotationRef/>
      </w:r>
      <w:r>
        <w:t>проверил, все так</w:t>
      </w:r>
    </w:p>
  </w:comment>
  <w:comment w:id="200" w:author="STRANGER" w:date="2024-05-27T13:52:00Z" w:initials="S">
    <w:p w14:paraId="3F7ED79E" w14:textId="09672988" w:rsidR="008B6EE8" w:rsidRDefault="008B6EE8">
      <w:pPr>
        <w:pStyle w:val="af7"/>
      </w:pPr>
      <w:r>
        <w:rPr>
          <w:rStyle w:val="af6"/>
        </w:rPr>
        <w:annotationRef/>
      </w:r>
      <w:r>
        <w:t>источники</w:t>
      </w:r>
    </w:p>
  </w:comment>
  <w:comment w:id="201" w:author="STRANGER" w:date="2024-05-27T13:54:00Z" w:initials="S">
    <w:p w14:paraId="64274587" w14:textId="2A4C17C9" w:rsidR="008B6EE8" w:rsidRDefault="008B6EE8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212" w:author="STRANGER" w:date="2024-05-27T14:06:00Z" w:initials="S">
    <w:p w14:paraId="7DD61976" w14:textId="478B8FFF" w:rsidR="003F3C44" w:rsidRDefault="003F3C44">
      <w:pPr>
        <w:pStyle w:val="af7"/>
      </w:pPr>
      <w:r>
        <w:rPr>
          <w:rStyle w:val="af6"/>
        </w:rPr>
        <w:annotationRef/>
      </w:r>
      <w:r>
        <w:t xml:space="preserve">надо ли это </w:t>
      </w:r>
      <w:r>
        <w:t>писать?</w:t>
      </w:r>
      <w:bookmarkStart w:id="213" w:name="_GoBack"/>
      <w:bookmarkEnd w:id="213"/>
    </w:p>
  </w:comment>
  <w:comment w:id="300" w:author="HOME" w:date="2023-05-27T23:19:00Z" w:initials="H">
    <w:p w14:paraId="1034BE59" w14:textId="77777777" w:rsidR="008B6EE8" w:rsidRDefault="008B6EE8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998390F" w15:done="0"/>
  <w15:commentEx w15:paraId="11060C64" w15:done="0"/>
  <w15:commentEx w15:paraId="767096D1" w15:done="0"/>
  <w15:commentEx w15:paraId="3F7ED79E" w15:done="0"/>
  <w15:commentEx w15:paraId="64274587" w15:done="0"/>
  <w15:commentEx w15:paraId="7DD61976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EC0331" w16cex:dateUtc="2024-05-13T00:10:00Z"/>
  <w16cex:commentExtensible w16cex:durableId="29DDB81A" w16cex:dateUtc="2024-05-02T03:58:00Z"/>
  <w16cex:commentExtensible w16cex:durableId="29E15713" w16cex:dateUtc="2024-05-04T21:53:00Z"/>
  <w16cex:commentExtensible w16cex:durableId="35639690" w16cex:dateUtc="2024-05-26T08:13:00Z"/>
  <w16cex:commentExtensible w16cex:durableId="29EC0509" w16cex:dateUtc="2024-05-13T00:18:00Z"/>
  <w16cex:commentExtensible w16cex:durableId="10DBE51B" w16cex:dateUtc="2024-05-26T08:16:00Z"/>
  <w16cex:commentExtensible w16cex:durableId="29EC053F" w16cex:dateUtc="2024-05-13T00:19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1AA8C716" w16cex:dateUtc="2024-05-26T08:21:00Z"/>
  <w16cex:commentExtensible w16cex:durableId="29CFDEF0" w16cex:dateUtc="2024-04-21T15:52:00Z"/>
  <w16cex:commentExtensible w16cex:durableId="29DC03BF" w16cex:dateUtc="2024-04-30T20:56:00Z"/>
  <w16cex:commentExtensible w16cex:durableId="66192225" w16cex:dateUtc="2024-05-26T08:23:00Z"/>
  <w16cex:commentExtensible w16cex:durableId="76001DED" w16cex:dateUtc="2024-05-26T08:25:00Z"/>
  <w16cex:commentExtensible w16cex:durableId="062DB1BF" w16cex:dateUtc="2024-05-26T08:26:00Z"/>
  <w16cex:commentExtensible w16cex:durableId="09671363" w16cex:dateUtc="2024-05-26T08:28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98390F" w16cid:durableId="29FEFB08"/>
  <w16cid:commentId w16cid:paraId="11060C64" w16cid:durableId="29F85FF5"/>
  <w16cid:commentId w16cid:paraId="767096D1" w16cid:durableId="29FF058D"/>
  <w16cid:commentId w16cid:paraId="3F7ED79E" w16cid:durableId="29FF0EB1"/>
  <w16cid:commentId w16cid:paraId="64274587" w16cid:durableId="29FF0F2B"/>
  <w16cid:commentId w16cid:paraId="7DD61976" w16cid:durableId="29FF11CE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9F3E9" w14:textId="77777777" w:rsidR="0099472B" w:rsidRDefault="0099472B" w:rsidP="00CD7465">
      <w:pPr>
        <w:spacing w:after="0" w:line="240" w:lineRule="auto"/>
      </w:pPr>
      <w:r>
        <w:separator/>
      </w:r>
    </w:p>
  </w:endnote>
  <w:endnote w:type="continuationSeparator" w:id="0">
    <w:p w14:paraId="4CCAD7F0" w14:textId="77777777" w:rsidR="0099472B" w:rsidRDefault="0099472B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2368736"/>
      <w:docPartObj>
        <w:docPartGallery w:val="Page Numbers (Bottom of Page)"/>
        <w:docPartUnique/>
      </w:docPartObj>
    </w:sdtPr>
    <w:sdtContent>
      <w:p w14:paraId="07292308" w14:textId="18BA9DEF" w:rsidR="008B6EE8" w:rsidRDefault="008B6EE8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8B6EE8" w:rsidRDefault="008B6EE8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0DC0A" w14:textId="77777777" w:rsidR="0099472B" w:rsidRDefault="0099472B" w:rsidP="00CD7465">
      <w:pPr>
        <w:spacing w:after="0" w:line="240" w:lineRule="auto"/>
      </w:pPr>
      <w:r>
        <w:separator/>
      </w:r>
    </w:p>
  </w:footnote>
  <w:footnote w:type="continuationSeparator" w:id="0">
    <w:p w14:paraId="1C61C06C" w14:textId="77777777" w:rsidR="0099472B" w:rsidRDefault="0099472B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0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12"/>
  </w:num>
  <w:num w:numId="3">
    <w:abstractNumId w:val="17"/>
  </w:num>
  <w:num w:numId="4">
    <w:abstractNumId w:val="19"/>
  </w:num>
  <w:num w:numId="5">
    <w:abstractNumId w:val="15"/>
  </w:num>
  <w:num w:numId="6">
    <w:abstractNumId w:val="22"/>
  </w:num>
  <w:num w:numId="7">
    <w:abstractNumId w:val="21"/>
  </w:num>
  <w:num w:numId="8">
    <w:abstractNumId w:val="23"/>
  </w:num>
  <w:num w:numId="9">
    <w:abstractNumId w:val="1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4"/>
  </w:num>
  <w:num w:numId="21">
    <w:abstractNumId w:val="1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0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xim Arsenyev">
    <w15:presenceInfo w15:providerId="Windows Live" w15:userId="4f0a88d6dd4adfac"/>
  </w15:person>
  <w15:person w15:author="STRANGER">
    <w15:presenceInfo w15:providerId="None" w15:userId="STRANGER"/>
  </w15:person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34C7"/>
    <w:rsid w:val="000623B5"/>
    <w:rsid w:val="000636AD"/>
    <w:rsid w:val="00065995"/>
    <w:rsid w:val="00070CB4"/>
    <w:rsid w:val="00070F4C"/>
    <w:rsid w:val="00072C8E"/>
    <w:rsid w:val="00076ADB"/>
    <w:rsid w:val="0008355C"/>
    <w:rsid w:val="00084286"/>
    <w:rsid w:val="00084C50"/>
    <w:rsid w:val="00085433"/>
    <w:rsid w:val="00085FD0"/>
    <w:rsid w:val="00090C9C"/>
    <w:rsid w:val="000A6096"/>
    <w:rsid w:val="000A70BE"/>
    <w:rsid w:val="000A731B"/>
    <w:rsid w:val="000A762C"/>
    <w:rsid w:val="000B558D"/>
    <w:rsid w:val="000B6BA7"/>
    <w:rsid w:val="000C0D12"/>
    <w:rsid w:val="000C1A5C"/>
    <w:rsid w:val="000C4096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7A86"/>
    <w:rsid w:val="00100834"/>
    <w:rsid w:val="00104AEB"/>
    <w:rsid w:val="00106AED"/>
    <w:rsid w:val="00113068"/>
    <w:rsid w:val="00113B46"/>
    <w:rsid w:val="001215F9"/>
    <w:rsid w:val="00121867"/>
    <w:rsid w:val="00135E11"/>
    <w:rsid w:val="001420AE"/>
    <w:rsid w:val="0015157D"/>
    <w:rsid w:val="00151AE6"/>
    <w:rsid w:val="001546B8"/>
    <w:rsid w:val="0015511F"/>
    <w:rsid w:val="00155AD0"/>
    <w:rsid w:val="00160789"/>
    <w:rsid w:val="0016359E"/>
    <w:rsid w:val="0016460D"/>
    <w:rsid w:val="001706B1"/>
    <w:rsid w:val="0017302D"/>
    <w:rsid w:val="0018078D"/>
    <w:rsid w:val="00181538"/>
    <w:rsid w:val="00182F8F"/>
    <w:rsid w:val="001830AD"/>
    <w:rsid w:val="00185797"/>
    <w:rsid w:val="00186BFC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641C"/>
    <w:rsid w:val="00227EB8"/>
    <w:rsid w:val="00232FCE"/>
    <w:rsid w:val="002361F2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2A8D"/>
    <w:rsid w:val="002B35F8"/>
    <w:rsid w:val="002B7AC8"/>
    <w:rsid w:val="002C2036"/>
    <w:rsid w:val="002C3C33"/>
    <w:rsid w:val="002C3F1F"/>
    <w:rsid w:val="002C5F6D"/>
    <w:rsid w:val="002C62AC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07F1"/>
    <w:rsid w:val="003045FD"/>
    <w:rsid w:val="00314CC9"/>
    <w:rsid w:val="00315B54"/>
    <w:rsid w:val="00322FE0"/>
    <w:rsid w:val="0032689F"/>
    <w:rsid w:val="0033372E"/>
    <w:rsid w:val="00334BDC"/>
    <w:rsid w:val="003411EB"/>
    <w:rsid w:val="003465F2"/>
    <w:rsid w:val="003519C5"/>
    <w:rsid w:val="003556B8"/>
    <w:rsid w:val="0035661D"/>
    <w:rsid w:val="00357AB0"/>
    <w:rsid w:val="003624DA"/>
    <w:rsid w:val="00366548"/>
    <w:rsid w:val="00370121"/>
    <w:rsid w:val="003702EA"/>
    <w:rsid w:val="003813E5"/>
    <w:rsid w:val="00381DCD"/>
    <w:rsid w:val="00391860"/>
    <w:rsid w:val="003A1CEC"/>
    <w:rsid w:val="003A3775"/>
    <w:rsid w:val="003B144A"/>
    <w:rsid w:val="003C4B53"/>
    <w:rsid w:val="003D0F4E"/>
    <w:rsid w:val="003D2F42"/>
    <w:rsid w:val="003D31AD"/>
    <w:rsid w:val="003D407A"/>
    <w:rsid w:val="003E3078"/>
    <w:rsid w:val="003E3772"/>
    <w:rsid w:val="003E6BFA"/>
    <w:rsid w:val="003F2667"/>
    <w:rsid w:val="003F32FE"/>
    <w:rsid w:val="003F3C44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B0346"/>
    <w:rsid w:val="004C365F"/>
    <w:rsid w:val="004C6295"/>
    <w:rsid w:val="004D2F06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365E7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350EC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84106"/>
    <w:rsid w:val="006A08A6"/>
    <w:rsid w:val="006A670C"/>
    <w:rsid w:val="006A74F0"/>
    <w:rsid w:val="006B011C"/>
    <w:rsid w:val="006B298D"/>
    <w:rsid w:val="006B3795"/>
    <w:rsid w:val="006B5619"/>
    <w:rsid w:val="006B5E8D"/>
    <w:rsid w:val="006B5F86"/>
    <w:rsid w:val="006C33A2"/>
    <w:rsid w:val="006D39F5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706BF1"/>
    <w:rsid w:val="007075FB"/>
    <w:rsid w:val="00707EA0"/>
    <w:rsid w:val="00710A0C"/>
    <w:rsid w:val="00710AD0"/>
    <w:rsid w:val="007110E7"/>
    <w:rsid w:val="007177EA"/>
    <w:rsid w:val="007203D1"/>
    <w:rsid w:val="00722E49"/>
    <w:rsid w:val="007249B4"/>
    <w:rsid w:val="0073324E"/>
    <w:rsid w:val="00733E49"/>
    <w:rsid w:val="00734987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6C1D"/>
    <w:rsid w:val="007A7E3A"/>
    <w:rsid w:val="007B1D96"/>
    <w:rsid w:val="007B2366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281D"/>
    <w:rsid w:val="007E6D93"/>
    <w:rsid w:val="007F0475"/>
    <w:rsid w:val="007F42C4"/>
    <w:rsid w:val="007F5D6C"/>
    <w:rsid w:val="008029F9"/>
    <w:rsid w:val="00803181"/>
    <w:rsid w:val="008078BE"/>
    <w:rsid w:val="00810805"/>
    <w:rsid w:val="008209BC"/>
    <w:rsid w:val="0082246B"/>
    <w:rsid w:val="00832871"/>
    <w:rsid w:val="00832A99"/>
    <w:rsid w:val="008355DC"/>
    <w:rsid w:val="00835A27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4EF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512A"/>
    <w:rsid w:val="008C6339"/>
    <w:rsid w:val="008C69BF"/>
    <w:rsid w:val="008D4FAF"/>
    <w:rsid w:val="008E095F"/>
    <w:rsid w:val="008E4497"/>
    <w:rsid w:val="008E57B9"/>
    <w:rsid w:val="008F41B4"/>
    <w:rsid w:val="008F4A9F"/>
    <w:rsid w:val="008F779E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06A8"/>
    <w:rsid w:val="00951D9D"/>
    <w:rsid w:val="009526D7"/>
    <w:rsid w:val="009574D7"/>
    <w:rsid w:val="00957552"/>
    <w:rsid w:val="009661DD"/>
    <w:rsid w:val="0096735B"/>
    <w:rsid w:val="009731B4"/>
    <w:rsid w:val="00974093"/>
    <w:rsid w:val="00974F84"/>
    <w:rsid w:val="009757A1"/>
    <w:rsid w:val="00977CDE"/>
    <w:rsid w:val="009826F6"/>
    <w:rsid w:val="00983B76"/>
    <w:rsid w:val="009920C6"/>
    <w:rsid w:val="009923DE"/>
    <w:rsid w:val="00994560"/>
    <w:rsid w:val="0099472B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B5B"/>
    <w:rsid w:val="009C7D6A"/>
    <w:rsid w:val="009D29C4"/>
    <w:rsid w:val="009D72AB"/>
    <w:rsid w:val="009E6AC9"/>
    <w:rsid w:val="009F25DA"/>
    <w:rsid w:val="009F2B12"/>
    <w:rsid w:val="009F5D5D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1AAB"/>
    <w:rsid w:val="00A72943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0396C"/>
    <w:rsid w:val="00B06FA7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27CE6"/>
    <w:rsid w:val="00B307FF"/>
    <w:rsid w:val="00B31322"/>
    <w:rsid w:val="00B33633"/>
    <w:rsid w:val="00B41948"/>
    <w:rsid w:val="00B43905"/>
    <w:rsid w:val="00B5342D"/>
    <w:rsid w:val="00B53BE1"/>
    <w:rsid w:val="00B55FD9"/>
    <w:rsid w:val="00B624E9"/>
    <w:rsid w:val="00B639EF"/>
    <w:rsid w:val="00B6687A"/>
    <w:rsid w:val="00B67857"/>
    <w:rsid w:val="00B7145C"/>
    <w:rsid w:val="00B72707"/>
    <w:rsid w:val="00B83301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757A"/>
    <w:rsid w:val="00BC0A1B"/>
    <w:rsid w:val="00BC1927"/>
    <w:rsid w:val="00BD177C"/>
    <w:rsid w:val="00BD262E"/>
    <w:rsid w:val="00BD7075"/>
    <w:rsid w:val="00BE3A74"/>
    <w:rsid w:val="00BF5A29"/>
    <w:rsid w:val="00BF7669"/>
    <w:rsid w:val="00C008F7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A60E1"/>
    <w:rsid w:val="00CC065B"/>
    <w:rsid w:val="00CC1E95"/>
    <w:rsid w:val="00CD6E55"/>
    <w:rsid w:val="00CD7465"/>
    <w:rsid w:val="00CD75EB"/>
    <w:rsid w:val="00CD7ED0"/>
    <w:rsid w:val="00CE08C2"/>
    <w:rsid w:val="00CE2C80"/>
    <w:rsid w:val="00CE4132"/>
    <w:rsid w:val="00CE5B64"/>
    <w:rsid w:val="00CF17DD"/>
    <w:rsid w:val="00CF3100"/>
    <w:rsid w:val="00CF37D1"/>
    <w:rsid w:val="00CF790A"/>
    <w:rsid w:val="00D14EAD"/>
    <w:rsid w:val="00D15BA6"/>
    <w:rsid w:val="00D16964"/>
    <w:rsid w:val="00D21335"/>
    <w:rsid w:val="00D26A5A"/>
    <w:rsid w:val="00D302CC"/>
    <w:rsid w:val="00D3225C"/>
    <w:rsid w:val="00D365B1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60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3A98"/>
    <w:rsid w:val="00DB5276"/>
    <w:rsid w:val="00DB7950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5B45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0B1"/>
    <w:rsid w:val="00E6012B"/>
    <w:rsid w:val="00E60B9D"/>
    <w:rsid w:val="00E62F68"/>
    <w:rsid w:val="00E63F19"/>
    <w:rsid w:val="00E6456F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6F9B"/>
    <w:rsid w:val="00EC73B0"/>
    <w:rsid w:val="00EC7F7A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13A1C"/>
    <w:rsid w:val="00F31E32"/>
    <w:rsid w:val="00F35CEF"/>
    <w:rsid w:val="00F36649"/>
    <w:rsid w:val="00F36813"/>
    <w:rsid w:val="00F40FFF"/>
    <w:rsid w:val="00F45ACA"/>
    <w:rsid w:val="00F522FF"/>
    <w:rsid w:val="00F605C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qFormat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2.emf"/><Relationship Id="rId42" Type="http://schemas.openxmlformats.org/officeDocument/2006/relationships/image" Target="media/image23.png"/><Relationship Id="rId47" Type="http://schemas.openxmlformats.org/officeDocument/2006/relationships/image" Target="media/image28.emf"/><Relationship Id="rId63" Type="http://schemas.openxmlformats.org/officeDocument/2006/relationships/image" Target="media/image40.jpeg"/><Relationship Id="rId68" Type="http://schemas.openxmlformats.org/officeDocument/2006/relationships/image" Target="media/image45.jpg"/><Relationship Id="rId84" Type="http://schemas.openxmlformats.org/officeDocument/2006/relationships/image" Target="media/image61.jpeg"/><Relationship Id="rId89" Type="http://schemas.openxmlformats.org/officeDocument/2006/relationships/image" Target="media/image66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comments" Target="comments.xml"/><Relationship Id="rId53" Type="http://schemas.openxmlformats.org/officeDocument/2006/relationships/oleObject" Target="embeddings/oleObject11.bin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8/08/relationships/commentsExtensible" Target="commentsExtensible.xml"/><Relationship Id="rId22" Type="http://schemas.openxmlformats.org/officeDocument/2006/relationships/oleObject" Target="embeddings/oleObject3.bin"/><Relationship Id="rId27" Type="http://schemas.openxmlformats.org/officeDocument/2006/relationships/image" Target="media/image15.emf"/><Relationship Id="rId43" Type="http://schemas.openxmlformats.org/officeDocument/2006/relationships/image" Target="media/image24.png"/><Relationship Id="rId48" Type="http://schemas.openxmlformats.org/officeDocument/2006/relationships/oleObject" Target="embeddings/oleObject10.bin"/><Relationship Id="rId64" Type="http://schemas.openxmlformats.org/officeDocument/2006/relationships/image" Target="media/image41.jpeg"/><Relationship Id="rId69" Type="http://schemas.openxmlformats.org/officeDocument/2006/relationships/image" Target="media/image46.jpe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9.png"/><Relationship Id="rId80" Type="http://schemas.openxmlformats.org/officeDocument/2006/relationships/image" Target="media/image57.jpeg"/><Relationship Id="rId85" Type="http://schemas.openxmlformats.org/officeDocument/2006/relationships/image" Target="media/image62.jpeg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emf"/><Relationship Id="rId33" Type="http://schemas.openxmlformats.org/officeDocument/2006/relationships/image" Target="media/image19.emf"/><Relationship Id="rId38" Type="http://schemas.microsoft.com/office/2011/relationships/commentsExtended" Target="commentsExtended.xml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54" Type="http://schemas.openxmlformats.org/officeDocument/2006/relationships/image" Target="media/image33.jpeg"/><Relationship Id="rId62" Type="http://schemas.openxmlformats.org/officeDocument/2006/relationships/image" Target="media/image39.png"/><Relationship Id="rId70" Type="http://schemas.openxmlformats.org/officeDocument/2006/relationships/image" Target="media/image47.jpeg"/><Relationship Id="rId75" Type="http://schemas.openxmlformats.org/officeDocument/2006/relationships/image" Target="media/image52.png"/><Relationship Id="rId83" Type="http://schemas.openxmlformats.org/officeDocument/2006/relationships/image" Target="media/image60.jpeg"/><Relationship Id="rId88" Type="http://schemas.openxmlformats.org/officeDocument/2006/relationships/image" Target="media/image65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9.bin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8.emf"/><Relationship Id="rId44" Type="http://schemas.openxmlformats.org/officeDocument/2006/relationships/image" Target="media/image25.png"/><Relationship Id="rId52" Type="http://schemas.openxmlformats.org/officeDocument/2006/relationships/image" Target="media/image32.emf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jpeg"/><Relationship Id="rId86" Type="http://schemas.openxmlformats.org/officeDocument/2006/relationships/image" Target="media/image63.jpe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microsoft.com/office/2016/09/relationships/commentsIds" Target="commentsIds.xml"/><Relationship Id="rId34" Type="http://schemas.openxmlformats.org/officeDocument/2006/relationships/oleObject" Target="embeddings/oleObject8.bin"/><Relationship Id="rId50" Type="http://schemas.openxmlformats.org/officeDocument/2006/relationships/image" Target="media/image30.png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oleObject" Target="embeddings/oleObject4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61" Type="http://schemas.openxmlformats.org/officeDocument/2006/relationships/image" Target="media/image38.png"/><Relationship Id="rId82" Type="http://schemas.openxmlformats.org/officeDocument/2006/relationships/image" Target="media/image59.jpeg"/><Relationship Id="rId19" Type="http://schemas.openxmlformats.org/officeDocument/2006/relationships/image" Target="media/image10.png"/><Relationship Id="rId14" Type="http://schemas.openxmlformats.org/officeDocument/2006/relationships/image" Target="media/image7.emf"/><Relationship Id="rId30" Type="http://schemas.openxmlformats.org/officeDocument/2006/relationships/image" Target="media/image17.png"/><Relationship Id="rId35" Type="http://schemas.openxmlformats.org/officeDocument/2006/relationships/image" Target="media/image20.emf"/><Relationship Id="rId56" Type="http://schemas.openxmlformats.org/officeDocument/2006/relationships/image" Target="media/image310.jpeg"/><Relationship Id="rId77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81654"/>
    <w:rsid w:val="0008314F"/>
    <w:rsid w:val="00083A6D"/>
    <w:rsid w:val="000F0801"/>
    <w:rsid w:val="00196C92"/>
    <w:rsid w:val="00230829"/>
    <w:rsid w:val="002C79D6"/>
    <w:rsid w:val="00331248"/>
    <w:rsid w:val="003463F7"/>
    <w:rsid w:val="00494885"/>
    <w:rsid w:val="00511E9D"/>
    <w:rsid w:val="00550652"/>
    <w:rsid w:val="00667EFE"/>
    <w:rsid w:val="006F0421"/>
    <w:rsid w:val="006F137C"/>
    <w:rsid w:val="007C567D"/>
    <w:rsid w:val="00842035"/>
    <w:rsid w:val="00937BB0"/>
    <w:rsid w:val="009920C6"/>
    <w:rsid w:val="009C4E82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426DC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426DC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5DC1586-FAC9-4694-99F4-EC046096E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102</Pages>
  <Words>102480</Words>
  <Characters>584140</Characters>
  <Application>Microsoft Office Word</Application>
  <DocSecurity>0</DocSecurity>
  <Lines>4867</Lines>
  <Paragraphs>1370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23</cp:revision>
  <dcterms:created xsi:type="dcterms:W3CDTF">2024-05-26T08:34:00Z</dcterms:created>
  <dcterms:modified xsi:type="dcterms:W3CDTF">2024-05-27T11:06:00Z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